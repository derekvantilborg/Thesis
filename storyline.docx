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09141" w14:textId="354B921A" w:rsidR="00755F35" w:rsidRDefault="00755F35" w:rsidP="00D523A9">
      <w:pPr>
        <w:rPr>
          <w:rFonts w:ascii="Arial" w:hAnsi="Arial" w:cs="Arial"/>
          <w:b/>
          <w:bCs/>
          <w:sz w:val="21"/>
          <w:szCs w:val="21"/>
        </w:rPr>
      </w:pPr>
      <w:r>
        <w:rPr>
          <w:rFonts w:ascii="Arial" w:hAnsi="Arial" w:cs="Arial"/>
          <w:b/>
          <w:bCs/>
          <w:sz w:val="21"/>
          <w:szCs w:val="21"/>
        </w:rPr>
        <w:t xml:space="preserve">0. </w:t>
      </w:r>
      <w:r w:rsidR="00976114">
        <w:rPr>
          <w:rFonts w:ascii="Arial" w:hAnsi="Arial" w:cs="Arial"/>
          <w:b/>
          <w:bCs/>
          <w:sz w:val="21"/>
          <w:szCs w:val="21"/>
        </w:rPr>
        <w:t>Introduction</w:t>
      </w:r>
    </w:p>
    <w:p w14:paraId="5ED3DB18" w14:textId="792FC1D1" w:rsidR="00147437" w:rsidRPr="00147437" w:rsidRDefault="00147437" w:rsidP="00D523A9">
      <w:pPr>
        <w:rPr>
          <w:rFonts w:ascii="Arial" w:hAnsi="Arial" w:cs="Arial"/>
          <w:sz w:val="21"/>
          <w:szCs w:val="21"/>
        </w:rPr>
      </w:pPr>
      <w:r w:rsidRPr="00147437">
        <w:rPr>
          <w:rFonts w:ascii="Arial" w:hAnsi="Arial" w:cs="Arial"/>
          <w:sz w:val="21"/>
          <w:szCs w:val="21"/>
        </w:rPr>
        <w:tab/>
        <w:t>Intr</w:t>
      </w:r>
      <w:r>
        <w:rPr>
          <w:rFonts w:ascii="Arial" w:hAnsi="Arial" w:cs="Arial"/>
          <w:sz w:val="21"/>
          <w:szCs w:val="21"/>
        </w:rPr>
        <w:t>oduction and hypotheses</w:t>
      </w:r>
    </w:p>
    <w:p w14:paraId="0A2183AA" w14:textId="2E953720" w:rsidR="00403A5D" w:rsidRDefault="00755F35" w:rsidP="00D523A9">
      <w:pPr>
        <w:rPr>
          <w:rFonts w:ascii="Arial" w:hAnsi="Arial" w:cs="Arial"/>
          <w:b/>
          <w:bCs/>
          <w:sz w:val="21"/>
          <w:szCs w:val="21"/>
        </w:rPr>
      </w:pPr>
      <w:r>
        <w:rPr>
          <w:rFonts w:ascii="Arial" w:hAnsi="Arial" w:cs="Arial"/>
          <w:b/>
          <w:bCs/>
          <w:sz w:val="21"/>
          <w:szCs w:val="21"/>
        </w:rPr>
        <w:t>1</w:t>
      </w:r>
      <w:r w:rsidR="00403A5D">
        <w:rPr>
          <w:rFonts w:ascii="Arial" w:hAnsi="Arial" w:cs="Arial"/>
          <w:b/>
          <w:bCs/>
          <w:sz w:val="21"/>
          <w:szCs w:val="21"/>
        </w:rPr>
        <w:t xml:space="preserve">. </w:t>
      </w:r>
      <w:r>
        <w:rPr>
          <w:rFonts w:ascii="Arial" w:hAnsi="Arial" w:cs="Arial"/>
          <w:b/>
          <w:bCs/>
          <w:sz w:val="21"/>
          <w:szCs w:val="21"/>
        </w:rPr>
        <w:t>Theory</w:t>
      </w:r>
    </w:p>
    <w:p w14:paraId="52984D54" w14:textId="74AC5E3C" w:rsidR="00147437" w:rsidRDefault="00147437" w:rsidP="00D523A9">
      <w:pPr>
        <w:rPr>
          <w:rFonts w:ascii="Arial" w:hAnsi="Arial" w:cs="Arial"/>
          <w:sz w:val="21"/>
          <w:szCs w:val="21"/>
        </w:rPr>
      </w:pPr>
      <w:r>
        <w:rPr>
          <w:rFonts w:ascii="Arial" w:hAnsi="Arial" w:cs="Arial"/>
          <w:b/>
          <w:bCs/>
          <w:sz w:val="21"/>
          <w:szCs w:val="21"/>
        </w:rPr>
        <w:tab/>
      </w:r>
      <w:r>
        <w:rPr>
          <w:rFonts w:ascii="Arial" w:hAnsi="Arial" w:cs="Arial"/>
          <w:sz w:val="21"/>
          <w:szCs w:val="21"/>
        </w:rPr>
        <w:t xml:space="preserve">Outline all the important theory </w:t>
      </w:r>
    </w:p>
    <w:p w14:paraId="3B8C2D63" w14:textId="77777777" w:rsidR="00976114" w:rsidRDefault="00DE3E3F" w:rsidP="00976114">
      <w:pPr>
        <w:pStyle w:val="ListParagraph"/>
        <w:numPr>
          <w:ilvl w:val="1"/>
          <w:numId w:val="1"/>
        </w:numPr>
        <w:rPr>
          <w:rFonts w:ascii="Arial" w:hAnsi="Arial" w:cs="Arial"/>
          <w:sz w:val="21"/>
          <w:szCs w:val="21"/>
        </w:rPr>
      </w:pPr>
      <w:r>
        <w:rPr>
          <w:rFonts w:ascii="Arial" w:hAnsi="Arial" w:cs="Arial"/>
          <w:sz w:val="21"/>
          <w:szCs w:val="21"/>
        </w:rPr>
        <w:t>Drug discovery</w:t>
      </w:r>
    </w:p>
    <w:p w14:paraId="5FE2EB86" w14:textId="77777777" w:rsidR="00C03A5E" w:rsidRDefault="00C03A5E" w:rsidP="00976114">
      <w:pPr>
        <w:pStyle w:val="ListParagraph"/>
        <w:numPr>
          <w:ilvl w:val="2"/>
          <w:numId w:val="1"/>
        </w:numPr>
        <w:rPr>
          <w:rFonts w:ascii="Arial" w:hAnsi="Arial" w:cs="Arial"/>
          <w:sz w:val="21"/>
          <w:szCs w:val="21"/>
        </w:rPr>
      </w:pPr>
      <w:r>
        <w:rPr>
          <w:rFonts w:ascii="Arial" w:hAnsi="Arial" w:cs="Arial"/>
          <w:sz w:val="21"/>
          <w:szCs w:val="21"/>
        </w:rPr>
        <w:t>Concerning molecules</w:t>
      </w:r>
    </w:p>
    <w:p w14:paraId="4EB6A913" w14:textId="77777777" w:rsidR="00C03A5E" w:rsidRDefault="00414607" w:rsidP="00C03A5E">
      <w:pPr>
        <w:pStyle w:val="ListParagraph"/>
        <w:numPr>
          <w:ilvl w:val="3"/>
          <w:numId w:val="1"/>
        </w:numPr>
        <w:rPr>
          <w:rFonts w:ascii="Arial" w:hAnsi="Arial" w:cs="Arial"/>
          <w:sz w:val="21"/>
          <w:szCs w:val="21"/>
        </w:rPr>
      </w:pPr>
      <w:r>
        <w:rPr>
          <w:rFonts w:ascii="Arial" w:hAnsi="Arial" w:cs="Arial"/>
          <w:sz w:val="21"/>
          <w:szCs w:val="21"/>
        </w:rPr>
        <w:t>Drugs</w:t>
      </w:r>
    </w:p>
    <w:p w14:paraId="66C92A6D" w14:textId="31B5368A" w:rsidR="00A672F2" w:rsidRDefault="00A672F2" w:rsidP="00A672F2">
      <w:pPr>
        <w:pStyle w:val="ListParagraph"/>
        <w:numPr>
          <w:ilvl w:val="4"/>
          <w:numId w:val="1"/>
        </w:numPr>
        <w:rPr>
          <w:rFonts w:ascii="Arial" w:hAnsi="Arial" w:cs="Arial"/>
          <w:sz w:val="21"/>
          <w:szCs w:val="21"/>
        </w:rPr>
      </w:pPr>
      <w:r>
        <w:rPr>
          <w:rFonts w:ascii="Arial" w:hAnsi="Arial" w:cs="Arial"/>
          <w:sz w:val="21"/>
          <w:szCs w:val="21"/>
        </w:rPr>
        <w:t>What is a drug</w:t>
      </w:r>
      <w:r w:rsidR="00606881">
        <w:rPr>
          <w:rFonts w:ascii="Arial" w:hAnsi="Arial" w:cs="Arial"/>
          <w:sz w:val="21"/>
          <w:szCs w:val="21"/>
        </w:rPr>
        <w:t xml:space="preserve"> (lock-key concept)</w:t>
      </w:r>
    </w:p>
    <w:p w14:paraId="678C1EC1" w14:textId="446EB957" w:rsidR="00A672F2" w:rsidRDefault="00A672F2" w:rsidP="00A672F2">
      <w:pPr>
        <w:pStyle w:val="ListParagraph"/>
        <w:numPr>
          <w:ilvl w:val="4"/>
          <w:numId w:val="1"/>
        </w:numPr>
        <w:rPr>
          <w:rFonts w:ascii="Arial" w:hAnsi="Arial" w:cs="Arial"/>
          <w:sz w:val="21"/>
          <w:szCs w:val="21"/>
        </w:rPr>
      </w:pPr>
      <w:r>
        <w:rPr>
          <w:rFonts w:ascii="Arial" w:hAnsi="Arial" w:cs="Arial"/>
          <w:sz w:val="21"/>
          <w:szCs w:val="21"/>
        </w:rPr>
        <w:t>Small molecules vs biologics</w:t>
      </w:r>
    </w:p>
    <w:p w14:paraId="43882440" w14:textId="7849DB4B" w:rsidR="00A672F2" w:rsidRDefault="00A672F2" w:rsidP="00A672F2">
      <w:pPr>
        <w:pStyle w:val="ListParagraph"/>
        <w:numPr>
          <w:ilvl w:val="4"/>
          <w:numId w:val="1"/>
        </w:numPr>
        <w:rPr>
          <w:rFonts w:ascii="Arial" w:hAnsi="Arial" w:cs="Arial"/>
          <w:sz w:val="21"/>
          <w:szCs w:val="21"/>
        </w:rPr>
      </w:pPr>
      <w:r>
        <w:rPr>
          <w:rFonts w:ascii="Arial" w:hAnsi="Arial" w:cs="Arial"/>
          <w:sz w:val="21"/>
          <w:szCs w:val="21"/>
        </w:rPr>
        <w:t>Examples of well-known drug classes</w:t>
      </w:r>
    </w:p>
    <w:p w14:paraId="0019A83A" w14:textId="7CC39ED4"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B</w:t>
      </w:r>
      <w:r w:rsidR="00DE3E3F">
        <w:rPr>
          <w:rFonts w:ascii="Arial" w:hAnsi="Arial" w:cs="Arial"/>
          <w:sz w:val="21"/>
          <w:szCs w:val="21"/>
        </w:rPr>
        <w:t>ioactivity</w:t>
      </w:r>
    </w:p>
    <w:p w14:paraId="081CEF53" w14:textId="25B47406"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What is bioactivity in the context of drug discovery</w:t>
      </w:r>
    </w:p>
    <w:p w14:paraId="5516DC95" w14:textId="64DCD488"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Agonism, antagonism, inhibitors</w:t>
      </w:r>
    </w:p>
    <w:p w14:paraId="4DC52F02" w14:textId="7C2B80FB"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Measuring bioactivity (EC50, Ki)</w:t>
      </w:r>
    </w:p>
    <w:p w14:paraId="4EA21CD0" w14:textId="5879B41C" w:rsidR="00976114" w:rsidRDefault="00606881" w:rsidP="00C03A5E">
      <w:pPr>
        <w:pStyle w:val="ListParagraph"/>
        <w:numPr>
          <w:ilvl w:val="3"/>
          <w:numId w:val="1"/>
        </w:numPr>
        <w:rPr>
          <w:rFonts w:ascii="Arial" w:hAnsi="Arial" w:cs="Arial"/>
          <w:sz w:val="21"/>
          <w:szCs w:val="21"/>
        </w:rPr>
      </w:pPr>
      <w:r>
        <w:rPr>
          <w:rFonts w:ascii="Arial" w:hAnsi="Arial" w:cs="Arial"/>
          <w:sz w:val="21"/>
          <w:szCs w:val="21"/>
        </w:rPr>
        <w:t>S</w:t>
      </w:r>
      <w:r w:rsidR="00414607">
        <w:rPr>
          <w:rFonts w:ascii="Arial" w:hAnsi="Arial" w:cs="Arial"/>
          <w:sz w:val="21"/>
          <w:szCs w:val="21"/>
        </w:rPr>
        <w:t>caffolds</w:t>
      </w:r>
    </w:p>
    <w:p w14:paraId="1D6E19F4" w14:textId="3BACEA00"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What are scaffolds</w:t>
      </w:r>
    </w:p>
    <w:p w14:paraId="6E60321F" w14:textId="5232CDB5"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Different types of scaffolds</w:t>
      </w:r>
    </w:p>
    <w:p w14:paraId="66A719B5" w14:textId="07C2D24A"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Importance of chemical diversity in scaffold selection</w:t>
      </w:r>
    </w:p>
    <w:p w14:paraId="216F2DD2" w14:textId="77777777" w:rsidR="00976114" w:rsidRDefault="00DE3E3F" w:rsidP="00976114">
      <w:pPr>
        <w:pStyle w:val="ListParagraph"/>
        <w:numPr>
          <w:ilvl w:val="2"/>
          <w:numId w:val="1"/>
        </w:numPr>
        <w:rPr>
          <w:rFonts w:ascii="Arial" w:hAnsi="Arial" w:cs="Arial"/>
          <w:sz w:val="21"/>
          <w:szCs w:val="21"/>
        </w:rPr>
      </w:pPr>
      <w:r>
        <w:rPr>
          <w:rFonts w:ascii="Arial" w:hAnsi="Arial" w:cs="Arial"/>
          <w:sz w:val="21"/>
          <w:szCs w:val="21"/>
        </w:rPr>
        <w:t>Drug discovery pipeline</w:t>
      </w:r>
    </w:p>
    <w:p w14:paraId="2FC5B078" w14:textId="30FFF315" w:rsidR="00606881" w:rsidRDefault="00606881" w:rsidP="00606881">
      <w:pPr>
        <w:pStyle w:val="ListParagraph"/>
        <w:numPr>
          <w:ilvl w:val="3"/>
          <w:numId w:val="1"/>
        </w:numPr>
        <w:rPr>
          <w:rFonts w:ascii="Arial" w:hAnsi="Arial" w:cs="Arial"/>
          <w:sz w:val="21"/>
          <w:szCs w:val="21"/>
        </w:rPr>
      </w:pPr>
      <w:r>
        <w:rPr>
          <w:rFonts w:ascii="Arial" w:hAnsi="Arial" w:cs="Arial"/>
          <w:sz w:val="21"/>
          <w:szCs w:val="21"/>
        </w:rPr>
        <w:t>Overview funnel</w:t>
      </w:r>
    </w:p>
    <w:p w14:paraId="16909587" w14:textId="7AE1494B" w:rsidR="00606881" w:rsidRDefault="00606881" w:rsidP="00606881">
      <w:pPr>
        <w:pStyle w:val="ListParagraph"/>
        <w:numPr>
          <w:ilvl w:val="3"/>
          <w:numId w:val="1"/>
        </w:numPr>
        <w:rPr>
          <w:rFonts w:ascii="Arial" w:hAnsi="Arial" w:cs="Arial"/>
          <w:sz w:val="21"/>
          <w:szCs w:val="21"/>
        </w:rPr>
      </w:pPr>
      <w:r>
        <w:rPr>
          <w:rFonts w:ascii="Arial" w:hAnsi="Arial" w:cs="Arial"/>
          <w:sz w:val="21"/>
          <w:szCs w:val="21"/>
        </w:rPr>
        <w:t>Hit identification</w:t>
      </w:r>
    </w:p>
    <w:p w14:paraId="29E104EC" w14:textId="2DF34865" w:rsidR="00606881" w:rsidRDefault="00606881" w:rsidP="00606881">
      <w:pPr>
        <w:pStyle w:val="ListParagraph"/>
        <w:numPr>
          <w:ilvl w:val="3"/>
          <w:numId w:val="1"/>
        </w:numPr>
        <w:rPr>
          <w:rFonts w:ascii="Arial" w:hAnsi="Arial" w:cs="Arial"/>
          <w:sz w:val="21"/>
          <w:szCs w:val="21"/>
        </w:rPr>
      </w:pPr>
      <w:r>
        <w:rPr>
          <w:rFonts w:ascii="Arial" w:hAnsi="Arial" w:cs="Arial"/>
          <w:sz w:val="21"/>
          <w:szCs w:val="21"/>
        </w:rPr>
        <w:t>Lead optimization</w:t>
      </w:r>
    </w:p>
    <w:p w14:paraId="007625A4" w14:textId="18FB3727" w:rsidR="00606881" w:rsidRDefault="00606881" w:rsidP="00606881">
      <w:pPr>
        <w:pStyle w:val="ListParagraph"/>
        <w:numPr>
          <w:ilvl w:val="3"/>
          <w:numId w:val="1"/>
        </w:numPr>
        <w:rPr>
          <w:rFonts w:ascii="Arial" w:hAnsi="Arial" w:cs="Arial"/>
          <w:sz w:val="21"/>
          <w:szCs w:val="21"/>
        </w:rPr>
      </w:pPr>
      <w:r>
        <w:rPr>
          <w:rFonts w:ascii="Arial" w:hAnsi="Arial" w:cs="Arial"/>
          <w:sz w:val="21"/>
          <w:szCs w:val="21"/>
        </w:rPr>
        <w:t>Preclinical studies</w:t>
      </w:r>
    </w:p>
    <w:p w14:paraId="50C1A993" w14:textId="00E561B0" w:rsidR="00606881" w:rsidRDefault="00606881" w:rsidP="00606881">
      <w:pPr>
        <w:pStyle w:val="ListParagraph"/>
        <w:numPr>
          <w:ilvl w:val="3"/>
          <w:numId w:val="1"/>
        </w:numPr>
        <w:rPr>
          <w:rFonts w:ascii="Arial" w:hAnsi="Arial" w:cs="Arial"/>
          <w:sz w:val="21"/>
          <w:szCs w:val="21"/>
        </w:rPr>
      </w:pPr>
      <w:r>
        <w:rPr>
          <w:rFonts w:ascii="Arial" w:hAnsi="Arial" w:cs="Arial"/>
          <w:sz w:val="21"/>
          <w:szCs w:val="21"/>
        </w:rPr>
        <w:t>Clinical trials</w:t>
      </w:r>
    </w:p>
    <w:p w14:paraId="3414CBB9" w14:textId="77777777" w:rsidR="00C03A5E" w:rsidRDefault="00C03A5E" w:rsidP="00976114">
      <w:pPr>
        <w:pStyle w:val="ListParagraph"/>
        <w:numPr>
          <w:ilvl w:val="2"/>
          <w:numId w:val="1"/>
        </w:numPr>
        <w:rPr>
          <w:rFonts w:ascii="Arial" w:hAnsi="Arial" w:cs="Arial"/>
          <w:sz w:val="21"/>
          <w:szCs w:val="21"/>
        </w:rPr>
      </w:pPr>
      <w:r>
        <w:rPr>
          <w:rFonts w:ascii="Arial" w:hAnsi="Arial" w:cs="Arial"/>
          <w:sz w:val="21"/>
          <w:szCs w:val="21"/>
        </w:rPr>
        <w:t>Computer assisted drug discovery</w:t>
      </w:r>
    </w:p>
    <w:p w14:paraId="0C841700" w14:textId="32ECB28E" w:rsidR="00606881" w:rsidRDefault="00606881" w:rsidP="00606881">
      <w:pPr>
        <w:pStyle w:val="ListParagraph"/>
        <w:numPr>
          <w:ilvl w:val="3"/>
          <w:numId w:val="1"/>
        </w:numPr>
        <w:rPr>
          <w:rFonts w:ascii="Arial" w:hAnsi="Arial" w:cs="Arial"/>
          <w:sz w:val="21"/>
          <w:szCs w:val="21"/>
        </w:rPr>
      </w:pPr>
      <w:r>
        <w:rPr>
          <w:rFonts w:ascii="Arial" w:hAnsi="Arial" w:cs="Arial"/>
          <w:sz w:val="21"/>
          <w:szCs w:val="21"/>
        </w:rPr>
        <w:t>Weeding out chemical space</w:t>
      </w:r>
    </w:p>
    <w:p w14:paraId="29B11D64" w14:textId="77777777" w:rsidR="00C03A5E" w:rsidRDefault="003D23F9" w:rsidP="00C03A5E">
      <w:pPr>
        <w:pStyle w:val="ListParagraph"/>
        <w:numPr>
          <w:ilvl w:val="3"/>
          <w:numId w:val="1"/>
        </w:numPr>
        <w:rPr>
          <w:rFonts w:ascii="Arial" w:hAnsi="Arial" w:cs="Arial"/>
          <w:sz w:val="21"/>
          <w:szCs w:val="21"/>
        </w:rPr>
      </w:pPr>
      <w:r>
        <w:rPr>
          <w:rFonts w:ascii="Arial" w:hAnsi="Arial" w:cs="Arial"/>
          <w:sz w:val="21"/>
          <w:szCs w:val="21"/>
        </w:rPr>
        <w:t>De novo design</w:t>
      </w:r>
    </w:p>
    <w:p w14:paraId="0C7AB683" w14:textId="55A247AA"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Touch upon concept only</w:t>
      </w:r>
    </w:p>
    <w:p w14:paraId="6E30F2BF" w14:textId="355BDE17" w:rsidR="00976114" w:rsidRDefault="00C03A5E" w:rsidP="00C03A5E">
      <w:pPr>
        <w:pStyle w:val="ListParagraph"/>
        <w:numPr>
          <w:ilvl w:val="3"/>
          <w:numId w:val="1"/>
        </w:numPr>
        <w:rPr>
          <w:rFonts w:ascii="Arial" w:hAnsi="Arial" w:cs="Arial"/>
          <w:sz w:val="21"/>
          <w:szCs w:val="21"/>
        </w:rPr>
      </w:pPr>
      <w:r>
        <w:rPr>
          <w:rFonts w:ascii="Arial" w:hAnsi="Arial" w:cs="Arial"/>
          <w:sz w:val="21"/>
          <w:szCs w:val="21"/>
        </w:rPr>
        <w:t>S</w:t>
      </w:r>
      <w:r w:rsidR="00DE3E3F">
        <w:rPr>
          <w:rFonts w:ascii="Arial" w:hAnsi="Arial" w:cs="Arial"/>
          <w:sz w:val="21"/>
          <w:szCs w:val="21"/>
        </w:rPr>
        <w:t>creening</w:t>
      </w:r>
    </w:p>
    <w:p w14:paraId="2C1426CF" w14:textId="288937CE"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High-throughput screening</w:t>
      </w:r>
    </w:p>
    <w:p w14:paraId="4BA47015" w14:textId="6CEFE387"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Virtual screening</w:t>
      </w:r>
    </w:p>
    <w:p w14:paraId="610C7866" w14:textId="0BC01876"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Structure-based and ligand-based</w:t>
      </w:r>
    </w:p>
    <w:p w14:paraId="73CFCF4B" w14:textId="77777777" w:rsidR="00976114" w:rsidRDefault="00147437" w:rsidP="00976114">
      <w:pPr>
        <w:pStyle w:val="ListParagraph"/>
        <w:numPr>
          <w:ilvl w:val="1"/>
          <w:numId w:val="1"/>
        </w:numPr>
        <w:rPr>
          <w:rFonts w:ascii="Arial" w:hAnsi="Arial" w:cs="Arial"/>
          <w:sz w:val="21"/>
          <w:szCs w:val="21"/>
        </w:rPr>
      </w:pPr>
      <w:r w:rsidRPr="00976114">
        <w:rPr>
          <w:rFonts w:ascii="Arial" w:hAnsi="Arial" w:cs="Arial"/>
          <w:sz w:val="21"/>
          <w:szCs w:val="21"/>
        </w:rPr>
        <w:t>It’s worse than you think</w:t>
      </w:r>
    </w:p>
    <w:p w14:paraId="1F178052" w14:textId="77777777" w:rsidR="00976114" w:rsidRDefault="00D20843" w:rsidP="00976114">
      <w:pPr>
        <w:pStyle w:val="ListParagraph"/>
        <w:numPr>
          <w:ilvl w:val="2"/>
          <w:numId w:val="1"/>
        </w:numPr>
        <w:rPr>
          <w:rFonts w:ascii="Arial" w:hAnsi="Arial" w:cs="Arial"/>
          <w:sz w:val="21"/>
          <w:szCs w:val="21"/>
        </w:rPr>
      </w:pPr>
      <w:r w:rsidRPr="00976114">
        <w:rPr>
          <w:rFonts w:ascii="Arial" w:hAnsi="Arial" w:cs="Arial"/>
          <w:sz w:val="21"/>
          <w:szCs w:val="21"/>
        </w:rPr>
        <w:t>Chemical space is bi</w:t>
      </w:r>
      <w:r w:rsidR="00976114">
        <w:rPr>
          <w:rFonts w:ascii="Arial" w:hAnsi="Arial" w:cs="Arial"/>
          <w:sz w:val="21"/>
          <w:szCs w:val="21"/>
        </w:rPr>
        <w:t>g</w:t>
      </w:r>
    </w:p>
    <w:p w14:paraId="28604868" w14:textId="47134ED0"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Immense size of chemical space</w:t>
      </w:r>
    </w:p>
    <w:p w14:paraId="7FAD47D5" w14:textId="4BB88284" w:rsidR="00852949" w:rsidRPr="00852949" w:rsidRDefault="00852949" w:rsidP="00852949">
      <w:pPr>
        <w:pStyle w:val="ListParagraph"/>
        <w:numPr>
          <w:ilvl w:val="4"/>
          <w:numId w:val="1"/>
        </w:numPr>
        <w:rPr>
          <w:rFonts w:ascii="Arial" w:hAnsi="Arial" w:cs="Arial"/>
          <w:sz w:val="21"/>
          <w:szCs w:val="21"/>
        </w:rPr>
      </w:pPr>
      <w:r>
        <w:rPr>
          <w:rFonts w:ascii="Arial" w:hAnsi="Arial" w:cs="Arial"/>
          <w:sz w:val="21"/>
          <w:szCs w:val="21"/>
        </w:rPr>
        <w:t>Why exhaustive search is impossible</w:t>
      </w:r>
    </w:p>
    <w:p w14:paraId="62617EE6" w14:textId="77777777" w:rsidR="00976114" w:rsidRDefault="00D20843" w:rsidP="00976114">
      <w:pPr>
        <w:pStyle w:val="ListParagraph"/>
        <w:numPr>
          <w:ilvl w:val="2"/>
          <w:numId w:val="1"/>
        </w:numPr>
        <w:rPr>
          <w:rFonts w:ascii="Arial" w:hAnsi="Arial" w:cs="Arial"/>
          <w:sz w:val="21"/>
          <w:szCs w:val="21"/>
        </w:rPr>
      </w:pPr>
      <w:r w:rsidRPr="00976114">
        <w:rPr>
          <w:rFonts w:ascii="Arial" w:hAnsi="Arial" w:cs="Arial"/>
          <w:sz w:val="21"/>
          <w:szCs w:val="21"/>
        </w:rPr>
        <w:t>Data is scarce</w:t>
      </w:r>
    </w:p>
    <w:p w14:paraId="75F7E11B" w14:textId="5F54247C"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Limited availability of high-quality bioactivity data</w:t>
      </w:r>
    </w:p>
    <w:p w14:paraId="784F198F" w14:textId="474E8541"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Cost and time of experimental assays</w:t>
      </w:r>
    </w:p>
    <w:p w14:paraId="7CD978B5" w14:textId="74311BE6"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Data imbalance (biases)</w:t>
      </w:r>
    </w:p>
    <w:p w14:paraId="43392BDE" w14:textId="77777777" w:rsidR="00976114" w:rsidRDefault="00976114" w:rsidP="00976114">
      <w:pPr>
        <w:pStyle w:val="ListParagraph"/>
        <w:numPr>
          <w:ilvl w:val="2"/>
          <w:numId w:val="1"/>
        </w:numPr>
        <w:rPr>
          <w:rFonts w:ascii="Arial" w:hAnsi="Arial" w:cs="Arial"/>
          <w:sz w:val="21"/>
          <w:szCs w:val="21"/>
        </w:rPr>
      </w:pPr>
      <w:r w:rsidRPr="00976114">
        <w:rPr>
          <w:rFonts w:ascii="Arial" w:hAnsi="Arial" w:cs="Arial"/>
          <w:sz w:val="21"/>
          <w:szCs w:val="21"/>
        </w:rPr>
        <w:t>Experimental limitations</w:t>
      </w:r>
    </w:p>
    <w:p w14:paraId="26F13943" w14:textId="4A7501F3"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Assay variability and batch effects</w:t>
      </w:r>
    </w:p>
    <w:p w14:paraId="64281C5E" w14:textId="4DBE9671"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False positives and false negatives</w:t>
      </w:r>
    </w:p>
    <w:p w14:paraId="08ED37B2" w14:textId="47D11469" w:rsidR="00852949" w:rsidRDefault="00FD0E70" w:rsidP="00852949">
      <w:pPr>
        <w:pStyle w:val="ListParagraph"/>
        <w:numPr>
          <w:ilvl w:val="4"/>
          <w:numId w:val="1"/>
        </w:numPr>
        <w:rPr>
          <w:rFonts w:ascii="Arial" w:hAnsi="Arial" w:cs="Arial"/>
          <w:sz w:val="21"/>
          <w:szCs w:val="21"/>
        </w:rPr>
      </w:pPr>
      <w:r>
        <w:rPr>
          <w:rFonts w:ascii="Arial" w:hAnsi="Arial" w:cs="Arial"/>
          <w:sz w:val="21"/>
          <w:szCs w:val="21"/>
        </w:rPr>
        <w:lastRenderedPageBreak/>
        <w:t>Reproducibility</w:t>
      </w:r>
    </w:p>
    <w:p w14:paraId="42380375" w14:textId="77777777" w:rsidR="00976114" w:rsidRDefault="00DE3E3F" w:rsidP="00976114">
      <w:pPr>
        <w:pStyle w:val="ListParagraph"/>
        <w:numPr>
          <w:ilvl w:val="2"/>
          <w:numId w:val="1"/>
        </w:numPr>
        <w:rPr>
          <w:rFonts w:ascii="Arial" w:hAnsi="Arial" w:cs="Arial"/>
          <w:sz w:val="21"/>
          <w:szCs w:val="21"/>
        </w:rPr>
      </w:pPr>
      <w:r w:rsidRPr="00976114">
        <w:rPr>
          <w:rFonts w:ascii="Arial" w:hAnsi="Arial" w:cs="Arial"/>
          <w:sz w:val="21"/>
          <w:szCs w:val="21"/>
        </w:rPr>
        <w:t>Activity cliffs</w:t>
      </w:r>
    </w:p>
    <w:p w14:paraId="36F63896" w14:textId="25E9A9D0"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Definition</w:t>
      </w:r>
    </w:p>
    <w:p w14:paraId="2DA3F378" w14:textId="560C196A"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Why they are a problem</w:t>
      </w:r>
    </w:p>
    <w:p w14:paraId="5C0B44A7" w14:textId="32494CFB" w:rsidR="00852949" w:rsidRPr="00852949" w:rsidRDefault="00852949" w:rsidP="00852949">
      <w:pPr>
        <w:pStyle w:val="ListParagraph"/>
        <w:numPr>
          <w:ilvl w:val="4"/>
          <w:numId w:val="1"/>
        </w:numPr>
        <w:rPr>
          <w:rFonts w:ascii="Arial" w:hAnsi="Arial" w:cs="Arial"/>
          <w:sz w:val="21"/>
          <w:szCs w:val="21"/>
        </w:rPr>
      </w:pPr>
      <w:r>
        <w:rPr>
          <w:rFonts w:ascii="Arial" w:hAnsi="Arial" w:cs="Arial"/>
          <w:sz w:val="21"/>
          <w:szCs w:val="21"/>
        </w:rPr>
        <w:t>Strategies to deal with them</w:t>
      </w:r>
    </w:p>
    <w:p w14:paraId="72E6669A" w14:textId="77777777" w:rsidR="00976114" w:rsidRDefault="00147437" w:rsidP="00976114">
      <w:pPr>
        <w:pStyle w:val="ListParagraph"/>
        <w:numPr>
          <w:ilvl w:val="1"/>
          <w:numId w:val="1"/>
        </w:numPr>
        <w:rPr>
          <w:rFonts w:ascii="Arial" w:hAnsi="Arial" w:cs="Arial"/>
          <w:sz w:val="21"/>
          <w:szCs w:val="21"/>
        </w:rPr>
      </w:pPr>
      <w:r w:rsidRPr="00976114">
        <w:rPr>
          <w:rFonts w:ascii="Arial" w:hAnsi="Arial" w:cs="Arial"/>
          <w:sz w:val="21"/>
          <w:szCs w:val="21"/>
        </w:rPr>
        <w:t>Molecular representations and descriptors</w:t>
      </w:r>
    </w:p>
    <w:p w14:paraId="61B797CF" w14:textId="77777777" w:rsidR="00976114" w:rsidRDefault="00DE3E3F" w:rsidP="00976114">
      <w:pPr>
        <w:pStyle w:val="ListParagraph"/>
        <w:numPr>
          <w:ilvl w:val="2"/>
          <w:numId w:val="1"/>
        </w:numPr>
        <w:rPr>
          <w:rFonts w:ascii="Arial" w:hAnsi="Arial" w:cs="Arial"/>
          <w:sz w:val="21"/>
          <w:szCs w:val="21"/>
        </w:rPr>
      </w:pPr>
      <w:r w:rsidRPr="00976114">
        <w:rPr>
          <w:rFonts w:ascii="Arial" w:hAnsi="Arial" w:cs="Arial"/>
          <w:sz w:val="21"/>
          <w:szCs w:val="21"/>
        </w:rPr>
        <w:t>SMILES</w:t>
      </w:r>
    </w:p>
    <w:p w14:paraId="2DEBE162" w14:textId="2D9F67E6"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Definition and format</w:t>
      </w:r>
    </w:p>
    <w:p w14:paraId="12580D4E" w14:textId="254B01F3"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Alternatives</w:t>
      </w:r>
    </w:p>
    <w:p w14:paraId="1B2FB8B8" w14:textId="77777777" w:rsidR="00976114" w:rsidRDefault="00DE3E3F" w:rsidP="00976114">
      <w:pPr>
        <w:pStyle w:val="ListParagraph"/>
        <w:numPr>
          <w:ilvl w:val="2"/>
          <w:numId w:val="1"/>
        </w:numPr>
        <w:rPr>
          <w:rFonts w:ascii="Arial" w:hAnsi="Arial" w:cs="Arial"/>
          <w:sz w:val="21"/>
          <w:szCs w:val="21"/>
        </w:rPr>
      </w:pPr>
      <w:r w:rsidRPr="00976114">
        <w:rPr>
          <w:rFonts w:ascii="Arial" w:hAnsi="Arial" w:cs="Arial"/>
          <w:sz w:val="21"/>
          <w:szCs w:val="21"/>
        </w:rPr>
        <w:t>Graphs</w:t>
      </w:r>
    </w:p>
    <w:p w14:paraId="584685BD" w14:textId="50E595EA"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G(</w:t>
      </w:r>
      <w:proofErr w:type="gramStart"/>
      <w:r>
        <w:rPr>
          <w:rFonts w:ascii="Arial" w:hAnsi="Arial" w:cs="Arial"/>
          <w:sz w:val="21"/>
          <w:szCs w:val="21"/>
        </w:rPr>
        <w:t>V,E</w:t>
      </w:r>
      <w:proofErr w:type="gramEnd"/>
      <w:r>
        <w:rPr>
          <w:rFonts w:ascii="Arial" w:hAnsi="Arial" w:cs="Arial"/>
          <w:sz w:val="21"/>
          <w:szCs w:val="21"/>
        </w:rPr>
        <w:t>)</w:t>
      </w:r>
    </w:p>
    <w:p w14:paraId="46A87499" w14:textId="5CAD090C" w:rsidR="00852949" w:rsidRDefault="00852949" w:rsidP="00852949">
      <w:pPr>
        <w:pStyle w:val="ListParagraph"/>
        <w:numPr>
          <w:ilvl w:val="4"/>
          <w:numId w:val="1"/>
        </w:numPr>
        <w:rPr>
          <w:rFonts w:ascii="Arial" w:hAnsi="Arial" w:cs="Arial"/>
          <w:sz w:val="21"/>
          <w:szCs w:val="21"/>
        </w:rPr>
      </w:pPr>
      <w:r>
        <w:rPr>
          <w:rFonts w:ascii="Arial" w:hAnsi="Arial" w:cs="Arial"/>
          <w:sz w:val="21"/>
          <w:szCs w:val="21"/>
        </w:rPr>
        <w:t>Encoding features</w:t>
      </w:r>
    </w:p>
    <w:p w14:paraId="74C281E8" w14:textId="77777777" w:rsidR="00C03A5E" w:rsidRDefault="00C03A5E" w:rsidP="00C03A5E">
      <w:pPr>
        <w:pStyle w:val="ListParagraph"/>
        <w:numPr>
          <w:ilvl w:val="2"/>
          <w:numId w:val="1"/>
        </w:numPr>
        <w:rPr>
          <w:rFonts w:ascii="Arial" w:hAnsi="Arial" w:cs="Arial"/>
          <w:sz w:val="21"/>
          <w:szCs w:val="21"/>
        </w:rPr>
      </w:pPr>
      <w:r>
        <w:rPr>
          <w:rFonts w:ascii="Arial" w:hAnsi="Arial" w:cs="Arial"/>
          <w:sz w:val="21"/>
          <w:szCs w:val="21"/>
        </w:rPr>
        <w:t xml:space="preserve">Molecular descriptors </w:t>
      </w:r>
    </w:p>
    <w:p w14:paraId="2221BBAB" w14:textId="7285796C"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Physicochemical</w:t>
      </w:r>
    </w:p>
    <w:p w14:paraId="483DAFC7" w14:textId="77777777"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MACCs</w:t>
      </w:r>
    </w:p>
    <w:p w14:paraId="7A0EA55D" w14:textId="77777777"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ECFPs</w:t>
      </w:r>
    </w:p>
    <w:p w14:paraId="468A7A78" w14:textId="77777777"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CATS</w:t>
      </w:r>
    </w:p>
    <w:p w14:paraId="4262D319" w14:textId="498930CC"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WHIM</w:t>
      </w:r>
    </w:p>
    <w:p w14:paraId="0D1659C4" w14:textId="77777777" w:rsidR="00C03A5E" w:rsidRDefault="00147437" w:rsidP="00C03A5E">
      <w:pPr>
        <w:pStyle w:val="ListParagraph"/>
        <w:numPr>
          <w:ilvl w:val="1"/>
          <w:numId w:val="1"/>
        </w:numPr>
        <w:rPr>
          <w:rFonts w:ascii="Arial" w:hAnsi="Arial" w:cs="Arial"/>
          <w:sz w:val="21"/>
          <w:szCs w:val="21"/>
        </w:rPr>
      </w:pPr>
      <w:r w:rsidRPr="00C03A5E">
        <w:rPr>
          <w:rFonts w:ascii="Arial" w:hAnsi="Arial" w:cs="Arial"/>
          <w:sz w:val="21"/>
          <w:szCs w:val="21"/>
        </w:rPr>
        <w:t>Learning machines</w:t>
      </w:r>
    </w:p>
    <w:p w14:paraId="435C686C" w14:textId="77777777" w:rsidR="00C03A5E" w:rsidRDefault="00DE3E3F" w:rsidP="00C03A5E">
      <w:pPr>
        <w:pStyle w:val="ListParagraph"/>
        <w:numPr>
          <w:ilvl w:val="2"/>
          <w:numId w:val="1"/>
        </w:numPr>
        <w:rPr>
          <w:rFonts w:ascii="Arial" w:hAnsi="Arial" w:cs="Arial"/>
          <w:sz w:val="21"/>
          <w:szCs w:val="21"/>
        </w:rPr>
      </w:pPr>
      <w:r w:rsidRPr="00C03A5E">
        <w:rPr>
          <w:rFonts w:ascii="Arial" w:hAnsi="Arial" w:cs="Arial"/>
          <w:sz w:val="21"/>
          <w:szCs w:val="21"/>
        </w:rPr>
        <w:t>Traditional machine learning</w:t>
      </w:r>
    </w:p>
    <w:p w14:paraId="589F9D46" w14:textId="2CCED846" w:rsidR="00852949" w:rsidRDefault="00852949" w:rsidP="00852949">
      <w:pPr>
        <w:pStyle w:val="ListParagraph"/>
        <w:numPr>
          <w:ilvl w:val="3"/>
          <w:numId w:val="1"/>
        </w:numPr>
        <w:rPr>
          <w:rFonts w:ascii="Arial" w:hAnsi="Arial" w:cs="Arial"/>
          <w:sz w:val="21"/>
          <w:szCs w:val="21"/>
        </w:rPr>
      </w:pPr>
      <w:r>
        <w:rPr>
          <w:rFonts w:ascii="Arial" w:hAnsi="Arial" w:cs="Arial"/>
          <w:sz w:val="21"/>
          <w:szCs w:val="21"/>
        </w:rPr>
        <w:t xml:space="preserve">RF, SVM, KNN, </w:t>
      </w:r>
      <w:r w:rsidR="00FD0E70">
        <w:rPr>
          <w:rFonts w:ascii="Arial" w:hAnsi="Arial" w:cs="Arial"/>
          <w:sz w:val="21"/>
          <w:szCs w:val="21"/>
        </w:rPr>
        <w:t>GBM</w:t>
      </w:r>
    </w:p>
    <w:p w14:paraId="06FA4308" w14:textId="77777777" w:rsidR="00C03A5E" w:rsidRDefault="00DE3E3F" w:rsidP="00C03A5E">
      <w:pPr>
        <w:pStyle w:val="ListParagraph"/>
        <w:numPr>
          <w:ilvl w:val="2"/>
          <w:numId w:val="1"/>
        </w:numPr>
        <w:rPr>
          <w:rFonts w:ascii="Arial" w:hAnsi="Arial" w:cs="Arial"/>
          <w:sz w:val="21"/>
          <w:szCs w:val="21"/>
        </w:rPr>
      </w:pPr>
      <w:r w:rsidRPr="00C03A5E">
        <w:rPr>
          <w:rFonts w:ascii="Arial" w:hAnsi="Arial" w:cs="Arial"/>
          <w:sz w:val="21"/>
          <w:szCs w:val="21"/>
        </w:rPr>
        <w:t>Deep learning</w:t>
      </w:r>
    </w:p>
    <w:p w14:paraId="2D7BC133" w14:textId="20FFE855" w:rsidR="00DC33CB" w:rsidRDefault="00DC33CB" w:rsidP="00DC33CB">
      <w:pPr>
        <w:pStyle w:val="ListParagraph"/>
        <w:numPr>
          <w:ilvl w:val="3"/>
          <w:numId w:val="1"/>
        </w:numPr>
        <w:rPr>
          <w:rFonts w:ascii="Arial" w:hAnsi="Arial" w:cs="Arial"/>
          <w:sz w:val="21"/>
          <w:szCs w:val="21"/>
        </w:rPr>
      </w:pPr>
      <w:r>
        <w:rPr>
          <w:rFonts w:ascii="Arial" w:hAnsi="Arial" w:cs="Arial"/>
          <w:sz w:val="21"/>
          <w:szCs w:val="21"/>
        </w:rPr>
        <w:t>Neural networks</w:t>
      </w:r>
    </w:p>
    <w:p w14:paraId="720E41C2" w14:textId="153EB90C"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MLPs</w:t>
      </w:r>
    </w:p>
    <w:p w14:paraId="19926DC1" w14:textId="51AD7B07"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Activation functions, weight optimization</w:t>
      </w:r>
    </w:p>
    <w:p w14:paraId="2E157437" w14:textId="4331E230" w:rsidR="00DC33CB" w:rsidRDefault="00DC33CB" w:rsidP="00DC33CB">
      <w:pPr>
        <w:pStyle w:val="ListParagraph"/>
        <w:numPr>
          <w:ilvl w:val="3"/>
          <w:numId w:val="1"/>
        </w:numPr>
        <w:rPr>
          <w:rFonts w:ascii="Arial" w:hAnsi="Arial" w:cs="Arial"/>
          <w:sz w:val="21"/>
          <w:szCs w:val="21"/>
        </w:rPr>
      </w:pPr>
      <w:r>
        <w:rPr>
          <w:rFonts w:ascii="Arial" w:hAnsi="Arial" w:cs="Arial"/>
          <w:sz w:val="21"/>
          <w:szCs w:val="21"/>
        </w:rPr>
        <w:t>Training</w:t>
      </w:r>
    </w:p>
    <w:p w14:paraId="7AFCEF00" w14:textId="5FE67CDC"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Loss functions</w:t>
      </w:r>
    </w:p>
    <w:p w14:paraId="4104F743" w14:textId="3E3FCEE5"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Overfitting, regularization, dropout</w:t>
      </w:r>
    </w:p>
    <w:p w14:paraId="286E0555" w14:textId="315CABB8"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Hyperparameter tuning</w:t>
      </w:r>
    </w:p>
    <w:p w14:paraId="3CA765CD" w14:textId="77777777" w:rsidR="00C03A5E" w:rsidRDefault="00DE3E3F" w:rsidP="00C03A5E">
      <w:pPr>
        <w:pStyle w:val="ListParagraph"/>
        <w:numPr>
          <w:ilvl w:val="2"/>
          <w:numId w:val="1"/>
        </w:numPr>
        <w:rPr>
          <w:rFonts w:ascii="Arial" w:hAnsi="Arial" w:cs="Arial"/>
          <w:sz w:val="21"/>
          <w:szCs w:val="21"/>
        </w:rPr>
      </w:pPr>
      <w:r w:rsidRPr="00C03A5E">
        <w:rPr>
          <w:rFonts w:ascii="Arial" w:hAnsi="Arial" w:cs="Arial"/>
          <w:sz w:val="21"/>
          <w:szCs w:val="21"/>
        </w:rPr>
        <w:t>Sequence modeling</w:t>
      </w:r>
    </w:p>
    <w:p w14:paraId="64C564CC" w14:textId="7CA5B40A"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CNN</w:t>
      </w:r>
    </w:p>
    <w:p w14:paraId="05629368" w14:textId="352197B2"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RNN</w:t>
      </w:r>
    </w:p>
    <w:p w14:paraId="2D53F3EC" w14:textId="404BC06B"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Transformers</w:t>
      </w:r>
    </w:p>
    <w:p w14:paraId="40AAB0AA" w14:textId="77777777" w:rsidR="00C03A5E" w:rsidRDefault="00DE3E3F" w:rsidP="00C03A5E">
      <w:pPr>
        <w:pStyle w:val="ListParagraph"/>
        <w:numPr>
          <w:ilvl w:val="2"/>
          <w:numId w:val="1"/>
        </w:numPr>
        <w:rPr>
          <w:rFonts w:ascii="Arial" w:hAnsi="Arial" w:cs="Arial"/>
          <w:sz w:val="21"/>
          <w:szCs w:val="21"/>
        </w:rPr>
      </w:pPr>
      <w:r w:rsidRPr="00C03A5E">
        <w:rPr>
          <w:rFonts w:ascii="Arial" w:hAnsi="Arial" w:cs="Arial"/>
          <w:sz w:val="21"/>
          <w:szCs w:val="21"/>
        </w:rPr>
        <w:t>Graph neural networks</w:t>
      </w:r>
    </w:p>
    <w:p w14:paraId="13F37564" w14:textId="5262D527"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MPNN</w:t>
      </w:r>
    </w:p>
    <w:p w14:paraId="4B686B04" w14:textId="134F0BB7"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GAT</w:t>
      </w:r>
    </w:p>
    <w:p w14:paraId="28A136C1" w14:textId="128ECAFC"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GCN</w:t>
      </w:r>
    </w:p>
    <w:p w14:paraId="7DB5268B" w14:textId="37869263" w:rsidR="00976114" w:rsidRDefault="003D23F9" w:rsidP="00C03A5E">
      <w:pPr>
        <w:pStyle w:val="ListParagraph"/>
        <w:numPr>
          <w:ilvl w:val="2"/>
          <w:numId w:val="1"/>
        </w:numPr>
        <w:rPr>
          <w:rFonts w:ascii="Arial" w:hAnsi="Arial" w:cs="Arial"/>
          <w:sz w:val="21"/>
          <w:szCs w:val="21"/>
        </w:rPr>
      </w:pPr>
      <w:r w:rsidRPr="00C03A5E">
        <w:rPr>
          <w:rFonts w:ascii="Arial" w:hAnsi="Arial" w:cs="Arial"/>
          <w:sz w:val="21"/>
          <w:szCs w:val="21"/>
        </w:rPr>
        <w:t>Bayesian neural networks</w:t>
      </w:r>
    </w:p>
    <w:p w14:paraId="3650E6D7" w14:textId="7A4E32B0" w:rsidR="00A672F2" w:rsidRDefault="00A672F2" w:rsidP="00C03A5E">
      <w:pPr>
        <w:pStyle w:val="ListParagraph"/>
        <w:numPr>
          <w:ilvl w:val="3"/>
          <w:numId w:val="1"/>
        </w:numPr>
        <w:rPr>
          <w:rFonts w:ascii="Arial" w:hAnsi="Arial" w:cs="Arial"/>
          <w:sz w:val="21"/>
          <w:szCs w:val="21"/>
        </w:rPr>
      </w:pPr>
      <w:r>
        <w:rPr>
          <w:rFonts w:ascii="Arial" w:hAnsi="Arial" w:cs="Arial"/>
          <w:sz w:val="21"/>
          <w:szCs w:val="21"/>
        </w:rPr>
        <w:t>Uncertainty estimation</w:t>
      </w:r>
    </w:p>
    <w:p w14:paraId="35AF5A7C" w14:textId="046ADD03"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Epistemic vs aleatoric uncertainty</w:t>
      </w:r>
    </w:p>
    <w:p w14:paraId="2538C159" w14:textId="45732DC7"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Why it matters</w:t>
      </w:r>
    </w:p>
    <w:p w14:paraId="10854721" w14:textId="393B62FA"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Bayes theorem</w:t>
      </w:r>
    </w:p>
    <w:p w14:paraId="7B11BD2E" w14:textId="735EAA50"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Bayesian inference in ML</w:t>
      </w:r>
    </w:p>
    <w:p w14:paraId="2EDDFABF" w14:textId="09DA2334"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t>S</w:t>
      </w:r>
      <w:r w:rsidRPr="00C03A5E">
        <w:rPr>
          <w:rFonts w:ascii="Arial" w:hAnsi="Arial" w:cs="Arial"/>
          <w:sz w:val="21"/>
          <w:szCs w:val="21"/>
        </w:rPr>
        <w:t>tochastic variational inference</w:t>
      </w:r>
    </w:p>
    <w:p w14:paraId="76E7ACF3" w14:textId="69C93B7C"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Approximate Bayesian inference</w:t>
      </w:r>
    </w:p>
    <w:p w14:paraId="612D434B" w14:textId="1CF43162" w:rsidR="00C03A5E" w:rsidRDefault="00C03A5E" w:rsidP="00C03A5E">
      <w:pPr>
        <w:pStyle w:val="ListParagraph"/>
        <w:numPr>
          <w:ilvl w:val="3"/>
          <w:numId w:val="1"/>
        </w:numPr>
        <w:rPr>
          <w:rFonts w:ascii="Arial" w:hAnsi="Arial" w:cs="Arial"/>
          <w:sz w:val="21"/>
          <w:szCs w:val="21"/>
        </w:rPr>
      </w:pPr>
      <w:r>
        <w:rPr>
          <w:rFonts w:ascii="Arial" w:hAnsi="Arial" w:cs="Arial"/>
          <w:sz w:val="21"/>
          <w:szCs w:val="21"/>
        </w:rPr>
        <w:lastRenderedPageBreak/>
        <w:t>Anchored Bayesian ensembles</w:t>
      </w:r>
    </w:p>
    <w:p w14:paraId="4536F6BB" w14:textId="01A625BE" w:rsidR="00FD0E70" w:rsidRDefault="00FD0E70" w:rsidP="00FD0E70">
      <w:pPr>
        <w:pStyle w:val="ListParagraph"/>
        <w:numPr>
          <w:ilvl w:val="4"/>
          <w:numId w:val="1"/>
        </w:numPr>
        <w:rPr>
          <w:rFonts w:ascii="Arial" w:hAnsi="Arial" w:cs="Arial"/>
          <w:sz w:val="21"/>
          <w:szCs w:val="21"/>
        </w:rPr>
      </w:pPr>
      <w:r>
        <w:rPr>
          <w:rFonts w:ascii="Arial" w:hAnsi="Arial" w:cs="Arial"/>
          <w:sz w:val="21"/>
          <w:szCs w:val="21"/>
        </w:rPr>
        <w:t>Ensemble methods and why they work well</w:t>
      </w:r>
    </w:p>
    <w:p w14:paraId="40310EF5" w14:textId="4FFDC790" w:rsidR="00C03A5E" w:rsidRDefault="00606881" w:rsidP="00C03A5E">
      <w:pPr>
        <w:pStyle w:val="ListParagraph"/>
        <w:numPr>
          <w:ilvl w:val="1"/>
          <w:numId w:val="1"/>
        </w:numPr>
        <w:rPr>
          <w:rFonts w:ascii="Arial" w:hAnsi="Arial" w:cs="Arial"/>
          <w:sz w:val="21"/>
          <w:szCs w:val="21"/>
        </w:rPr>
      </w:pPr>
      <w:r>
        <w:rPr>
          <w:rFonts w:ascii="Arial" w:hAnsi="Arial" w:cs="Arial"/>
          <w:sz w:val="21"/>
          <w:szCs w:val="21"/>
        </w:rPr>
        <w:t>Low-data drug discovery</w:t>
      </w:r>
    </w:p>
    <w:p w14:paraId="0C5C18F9" w14:textId="39F17B09" w:rsidR="00C03A5E" w:rsidRDefault="00606881" w:rsidP="00C03A5E">
      <w:pPr>
        <w:pStyle w:val="ListParagraph"/>
        <w:numPr>
          <w:ilvl w:val="2"/>
          <w:numId w:val="1"/>
        </w:numPr>
        <w:rPr>
          <w:rFonts w:ascii="Arial" w:hAnsi="Arial" w:cs="Arial"/>
          <w:sz w:val="21"/>
          <w:szCs w:val="21"/>
        </w:rPr>
      </w:pPr>
      <w:r>
        <w:rPr>
          <w:rFonts w:ascii="Arial" w:hAnsi="Arial" w:cs="Arial"/>
          <w:sz w:val="21"/>
          <w:szCs w:val="21"/>
        </w:rPr>
        <w:t>Strategies for deep learning in low-data scenarios</w:t>
      </w:r>
    </w:p>
    <w:p w14:paraId="16E375F5" w14:textId="3D835F37" w:rsidR="00606881" w:rsidRDefault="00606881" w:rsidP="00606881">
      <w:pPr>
        <w:pStyle w:val="ListParagraph"/>
        <w:numPr>
          <w:ilvl w:val="3"/>
          <w:numId w:val="1"/>
        </w:numPr>
        <w:rPr>
          <w:rFonts w:ascii="Arial" w:hAnsi="Arial" w:cs="Arial"/>
          <w:sz w:val="21"/>
          <w:szCs w:val="21"/>
        </w:rPr>
      </w:pPr>
      <w:r>
        <w:rPr>
          <w:rFonts w:ascii="Arial" w:hAnsi="Arial" w:cs="Arial"/>
          <w:sz w:val="21"/>
          <w:szCs w:val="21"/>
        </w:rPr>
        <w:t>Data augmentation</w:t>
      </w:r>
    </w:p>
    <w:p w14:paraId="3C7FC7DC" w14:textId="030D1E49" w:rsidR="00606881" w:rsidRDefault="00606881" w:rsidP="00606881">
      <w:pPr>
        <w:pStyle w:val="ListParagraph"/>
        <w:numPr>
          <w:ilvl w:val="3"/>
          <w:numId w:val="1"/>
        </w:numPr>
        <w:rPr>
          <w:rFonts w:ascii="Arial" w:hAnsi="Arial" w:cs="Arial"/>
          <w:sz w:val="21"/>
          <w:szCs w:val="21"/>
        </w:rPr>
      </w:pPr>
      <w:r>
        <w:rPr>
          <w:rFonts w:ascii="Arial" w:hAnsi="Arial" w:cs="Arial"/>
          <w:sz w:val="21"/>
          <w:szCs w:val="21"/>
        </w:rPr>
        <w:t>Multi-stage training</w:t>
      </w:r>
    </w:p>
    <w:p w14:paraId="6B372FC4" w14:textId="0DC8726D"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Transfer learning</w:t>
      </w:r>
    </w:p>
    <w:p w14:paraId="2097506A" w14:textId="5EC2CA9A"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Reinforcement learning</w:t>
      </w:r>
    </w:p>
    <w:p w14:paraId="3861A4BA" w14:textId="7F47CAFC" w:rsidR="00606881" w:rsidRDefault="00606881" w:rsidP="00606881">
      <w:pPr>
        <w:pStyle w:val="ListParagraph"/>
        <w:numPr>
          <w:ilvl w:val="4"/>
          <w:numId w:val="1"/>
        </w:numPr>
        <w:rPr>
          <w:rFonts w:ascii="Arial" w:hAnsi="Arial" w:cs="Arial"/>
          <w:sz w:val="21"/>
          <w:szCs w:val="21"/>
        </w:rPr>
      </w:pPr>
      <w:r>
        <w:rPr>
          <w:rFonts w:ascii="Arial" w:hAnsi="Arial" w:cs="Arial"/>
          <w:sz w:val="21"/>
          <w:szCs w:val="21"/>
        </w:rPr>
        <w:t>Active learning</w:t>
      </w:r>
    </w:p>
    <w:p w14:paraId="2BA80174" w14:textId="676F8349" w:rsidR="00D523A9" w:rsidRDefault="00755F35" w:rsidP="00D523A9">
      <w:pPr>
        <w:rPr>
          <w:rFonts w:ascii="Arial" w:hAnsi="Arial" w:cs="Arial"/>
          <w:sz w:val="21"/>
          <w:szCs w:val="21"/>
        </w:rPr>
      </w:pPr>
      <w:r>
        <w:rPr>
          <w:rFonts w:ascii="Arial" w:hAnsi="Arial" w:cs="Arial"/>
          <w:b/>
          <w:bCs/>
          <w:sz w:val="21"/>
          <w:szCs w:val="21"/>
        </w:rPr>
        <w:t>2</w:t>
      </w:r>
      <w:r w:rsidR="00D523A9" w:rsidRPr="00D523A9">
        <w:rPr>
          <w:rFonts w:ascii="Arial" w:hAnsi="Arial" w:cs="Arial"/>
          <w:b/>
          <w:bCs/>
          <w:sz w:val="21"/>
          <w:szCs w:val="21"/>
        </w:rPr>
        <w:t>. Identify limitations</w:t>
      </w:r>
      <w:r w:rsidR="00D523A9" w:rsidRPr="00D523A9">
        <w:rPr>
          <w:rFonts w:ascii="Arial" w:hAnsi="Arial" w:cs="Arial"/>
          <w:sz w:val="21"/>
          <w:szCs w:val="21"/>
        </w:rPr>
        <w:t xml:space="preserve"> </w:t>
      </w:r>
    </w:p>
    <w:p w14:paraId="2788E647" w14:textId="2FC2EEB3" w:rsidR="00D523A9" w:rsidRDefault="00D523A9" w:rsidP="00D523A9">
      <w:pPr>
        <w:ind w:left="720"/>
        <w:rPr>
          <w:rFonts w:ascii="Arial" w:hAnsi="Arial" w:cs="Arial"/>
          <w:sz w:val="21"/>
          <w:szCs w:val="21"/>
        </w:rPr>
      </w:pPr>
      <w:r>
        <w:rPr>
          <w:rFonts w:ascii="Arial" w:hAnsi="Arial" w:cs="Arial"/>
          <w:sz w:val="21"/>
          <w:szCs w:val="21"/>
        </w:rPr>
        <w:t xml:space="preserve">Complex structure-activity relationships </w:t>
      </w:r>
      <w:r w:rsidRPr="00D523A9">
        <w:rPr>
          <w:rFonts w:ascii="Arial" w:hAnsi="Arial" w:cs="Arial"/>
          <w:sz w:val="21"/>
          <w:szCs w:val="21"/>
        </w:rPr>
        <w:t>(</w:t>
      </w:r>
      <w:proofErr w:type="spellStart"/>
      <w:r w:rsidRPr="00403A5D">
        <w:rPr>
          <w:rFonts w:ascii="Arial" w:hAnsi="Arial" w:cs="Arial"/>
          <w:i/>
          <w:iCs/>
          <w:sz w:val="21"/>
          <w:szCs w:val="21"/>
        </w:rPr>
        <w:t>i.e</w:t>
      </w:r>
      <w:proofErr w:type="spellEnd"/>
      <w:r>
        <w:rPr>
          <w:rFonts w:ascii="Arial" w:hAnsi="Arial" w:cs="Arial"/>
          <w:sz w:val="21"/>
          <w:szCs w:val="21"/>
        </w:rPr>
        <w:t xml:space="preserve">, </w:t>
      </w:r>
      <w:r w:rsidRPr="00D523A9">
        <w:rPr>
          <w:rFonts w:ascii="Arial" w:hAnsi="Arial" w:cs="Arial"/>
          <w:sz w:val="21"/>
          <w:szCs w:val="21"/>
        </w:rPr>
        <w:t>activity cliffs)</w:t>
      </w:r>
      <w:r>
        <w:rPr>
          <w:rFonts w:ascii="Arial" w:hAnsi="Arial" w:cs="Arial"/>
          <w:sz w:val="21"/>
          <w:szCs w:val="21"/>
        </w:rPr>
        <w:t xml:space="preserve"> are problematic, but </w:t>
      </w:r>
      <w:r w:rsidR="00403A5D">
        <w:rPr>
          <w:rFonts w:ascii="Arial" w:hAnsi="Arial" w:cs="Arial"/>
          <w:sz w:val="21"/>
          <w:szCs w:val="21"/>
        </w:rPr>
        <w:t>only</w:t>
      </w:r>
      <w:r>
        <w:rPr>
          <w:rFonts w:ascii="Arial" w:hAnsi="Arial" w:cs="Arial"/>
          <w:sz w:val="21"/>
          <w:szCs w:val="21"/>
        </w:rPr>
        <w:t xml:space="preserve"> in low-data regimes.</w:t>
      </w:r>
    </w:p>
    <w:p w14:paraId="4DB70D57" w14:textId="1A6FA222" w:rsidR="00EB1C61" w:rsidRPr="00D523A9" w:rsidRDefault="00755F35" w:rsidP="00EB1C61">
      <w:pPr>
        <w:ind w:left="720"/>
        <w:rPr>
          <w:rFonts w:ascii="Arial" w:hAnsi="Arial" w:cs="Arial"/>
          <w:sz w:val="21"/>
          <w:szCs w:val="21"/>
        </w:rPr>
      </w:pPr>
      <w:r>
        <w:rPr>
          <w:rFonts w:ascii="Arial" w:hAnsi="Arial" w:cs="Arial"/>
          <w:sz w:val="21"/>
          <w:szCs w:val="21"/>
        </w:rPr>
        <w:t>2.1 Introduction</w:t>
      </w:r>
      <w:r w:rsidR="00EB1C61">
        <w:rPr>
          <w:rFonts w:ascii="Arial" w:hAnsi="Arial" w:cs="Arial"/>
          <w:sz w:val="21"/>
          <w:szCs w:val="21"/>
        </w:rPr>
        <w:br/>
        <w:t>2.2 Study Setup</w:t>
      </w:r>
      <w:r w:rsidR="00EB1C61">
        <w:rPr>
          <w:rFonts w:ascii="Arial" w:hAnsi="Arial" w:cs="Arial"/>
          <w:sz w:val="21"/>
          <w:szCs w:val="21"/>
        </w:rPr>
        <w:br/>
        <w:t xml:space="preserve">  </w:t>
      </w:r>
      <w:r w:rsidR="00EB1C61">
        <w:rPr>
          <w:rFonts w:ascii="Arial" w:hAnsi="Arial" w:cs="Arial"/>
          <w:sz w:val="21"/>
          <w:szCs w:val="21"/>
        </w:rPr>
        <w:tab/>
        <w:t>2.2.1 Datasets and Activity cliff definition</w:t>
      </w:r>
      <w:r w:rsidR="00EB1C61">
        <w:rPr>
          <w:rFonts w:ascii="Arial" w:hAnsi="Arial" w:cs="Arial"/>
          <w:sz w:val="21"/>
          <w:szCs w:val="21"/>
        </w:rPr>
        <w:br/>
        <w:t xml:space="preserve"> </w:t>
      </w:r>
      <w:r w:rsidR="00EB1C61">
        <w:rPr>
          <w:rFonts w:ascii="Arial" w:hAnsi="Arial" w:cs="Arial"/>
          <w:sz w:val="21"/>
          <w:szCs w:val="21"/>
        </w:rPr>
        <w:tab/>
        <w:t>2.2.2 Data splitting strategy</w:t>
      </w:r>
      <w:r w:rsidR="00EB1C61">
        <w:rPr>
          <w:rFonts w:ascii="Arial" w:hAnsi="Arial" w:cs="Arial"/>
          <w:sz w:val="21"/>
          <w:szCs w:val="21"/>
        </w:rPr>
        <w:br/>
        <w:t xml:space="preserve"> </w:t>
      </w:r>
      <w:r w:rsidR="00EB1C61">
        <w:rPr>
          <w:rFonts w:ascii="Arial" w:hAnsi="Arial" w:cs="Arial"/>
          <w:sz w:val="21"/>
          <w:szCs w:val="21"/>
        </w:rPr>
        <w:tab/>
        <w:t>2.2.3 Traditional machine learning strategies</w:t>
      </w:r>
      <w:r w:rsidR="00EB1C61">
        <w:rPr>
          <w:rFonts w:ascii="Arial" w:hAnsi="Arial" w:cs="Arial"/>
          <w:sz w:val="21"/>
          <w:szCs w:val="21"/>
        </w:rPr>
        <w:br/>
        <w:t xml:space="preserve"> </w:t>
      </w:r>
      <w:r w:rsidR="00EB1C61">
        <w:rPr>
          <w:rFonts w:ascii="Arial" w:hAnsi="Arial" w:cs="Arial"/>
          <w:sz w:val="21"/>
          <w:szCs w:val="21"/>
        </w:rPr>
        <w:tab/>
        <w:t>2.2.4 Graph-based deep learning</w:t>
      </w:r>
      <w:r w:rsidR="00EB1C61">
        <w:rPr>
          <w:rFonts w:ascii="Arial" w:hAnsi="Arial" w:cs="Arial"/>
          <w:sz w:val="21"/>
          <w:szCs w:val="21"/>
        </w:rPr>
        <w:br/>
        <w:t xml:space="preserve"> </w:t>
      </w:r>
      <w:r w:rsidR="00EB1C61">
        <w:rPr>
          <w:rFonts w:ascii="Arial" w:hAnsi="Arial" w:cs="Arial"/>
          <w:sz w:val="21"/>
          <w:szCs w:val="21"/>
        </w:rPr>
        <w:tab/>
        <w:t>2.2.5 SMILES-based deep learning</w:t>
      </w:r>
      <w:r>
        <w:rPr>
          <w:rFonts w:ascii="Arial" w:hAnsi="Arial" w:cs="Arial"/>
          <w:sz w:val="21"/>
          <w:szCs w:val="21"/>
        </w:rPr>
        <w:br/>
        <w:t>2.</w:t>
      </w:r>
      <w:r w:rsidR="00EB1C61">
        <w:rPr>
          <w:rFonts w:ascii="Arial" w:hAnsi="Arial" w:cs="Arial"/>
          <w:sz w:val="21"/>
          <w:szCs w:val="21"/>
        </w:rPr>
        <w:t>3</w:t>
      </w:r>
      <w:r>
        <w:rPr>
          <w:rFonts w:ascii="Arial" w:hAnsi="Arial" w:cs="Arial"/>
          <w:sz w:val="21"/>
          <w:szCs w:val="21"/>
        </w:rPr>
        <w:t xml:space="preserve"> Results and Discussion</w:t>
      </w:r>
      <w:r w:rsidR="00EB1C61">
        <w:rPr>
          <w:rFonts w:ascii="Arial" w:hAnsi="Arial" w:cs="Arial"/>
          <w:sz w:val="21"/>
          <w:szCs w:val="21"/>
        </w:rPr>
        <w:br/>
      </w:r>
      <w:r w:rsidR="00EB1C61">
        <w:rPr>
          <w:rFonts w:ascii="Arial" w:hAnsi="Arial" w:cs="Arial"/>
          <w:sz w:val="21"/>
          <w:szCs w:val="21"/>
        </w:rPr>
        <w:tab/>
        <w:t>2.3.1 Model performance of traditional ML</w:t>
      </w:r>
      <w:r w:rsidR="00EB1C61">
        <w:rPr>
          <w:rFonts w:ascii="Arial" w:hAnsi="Arial" w:cs="Arial"/>
          <w:sz w:val="21"/>
          <w:szCs w:val="21"/>
        </w:rPr>
        <w:br/>
      </w:r>
      <w:r w:rsidR="00EB1C61">
        <w:rPr>
          <w:rFonts w:ascii="Arial" w:hAnsi="Arial" w:cs="Arial"/>
          <w:sz w:val="21"/>
          <w:szCs w:val="21"/>
        </w:rPr>
        <w:tab/>
        <w:t>2.3.2 Model performance of deep learning</w:t>
      </w:r>
      <w:r w:rsidR="00EB1C61">
        <w:rPr>
          <w:rFonts w:ascii="Arial" w:hAnsi="Arial" w:cs="Arial"/>
          <w:sz w:val="21"/>
          <w:szCs w:val="21"/>
        </w:rPr>
        <w:br/>
      </w:r>
      <w:r w:rsidR="00EB1C61">
        <w:rPr>
          <w:rFonts w:ascii="Arial" w:hAnsi="Arial" w:cs="Arial"/>
          <w:sz w:val="21"/>
          <w:szCs w:val="21"/>
        </w:rPr>
        <w:tab/>
        <w:t>2.3.3 Failure model of ML on activity cliffs</w:t>
      </w:r>
      <w:r w:rsidR="00EB1C61">
        <w:rPr>
          <w:rFonts w:ascii="Arial" w:hAnsi="Arial" w:cs="Arial"/>
          <w:sz w:val="21"/>
          <w:szCs w:val="21"/>
        </w:rPr>
        <w:br/>
      </w:r>
      <w:r w:rsidR="00EB1C61">
        <w:rPr>
          <w:rFonts w:ascii="Arial" w:hAnsi="Arial" w:cs="Arial"/>
          <w:sz w:val="21"/>
          <w:szCs w:val="21"/>
        </w:rPr>
        <w:tab/>
        <w:t xml:space="preserve">2.3.4 Bringing it all together, the </w:t>
      </w:r>
      <w:proofErr w:type="spellStart"/>
      <w:r w:rsidR="00EB1C61">
        <w:rPr>
          <w:rFonts w:ascii="Arial" w:hAnsi="Arial" w:cs="Arial"/>
          <w:sz w:val="21"/>
          <w:szCs w:val="21"/>
        </w:rPr>
        <w:t>MoleculeACE</w:t>
      </w:r>
      <w:proofErr w:type="spellEnd"/>
      <w:r w:rsidR="00EB1C61">
        <w:rPr>
          <w:rFonts w:ascii="Arial" w:hAnsi="Arial" w:cs="Arial"/>
          <w:sz w:val="21"/>
          <w:szCs w:val="21"/>
        </w:rPr>
        <w:t xml:space="preserve"> benchmark</w:t>
      </w:r>
      <w:r w:rsidR="00EB1C61">
        <w:rPr>
          <w:rFonts w:ascii="Arial" w:hAnsi="Arial" w:cs="Arial"/>
          <w:sz w:val="21"/>
          <w:szCs w:val="21"/>
        </w:rPr>
        <w:br/>
        <w:t>2.4 Conclusions and outlook</w:t>
      </w:r>
    </w:p>
    <w:p w14:paraId="597F56F0" w14:textId="44E576BA" w:rsidR="00D523A9" w:rsidRDefault="00755F35" w:rsidP="00D523A9">
      <w:pPr>
        <w:rPr>
          <w:rFonts w:ascii="Arial" w:hAnsi="Arial" w:cs="Arial"/>
          <w:b/>
          <w:bCs/>
          <w:sz w:val="21"/>
          <w:szCs w:val="21"/>
        </w:rPr>
      </w:pPr>
      <w:r>
        <w:rPr>
          <w:rFonts w:ascii="Arial" w:hAnsi="Arial" w:cs="Arial"/>
          <w:b/>
          <w:bCs/>
          <w:sz w:val="21"/>
          <w:szCs w:val="21"/>
        </w:rPr>
        <w:t>3</w:t>
      </w:r>
      <w:r w:rsidR="00D523A9" w:rsidRPr="00D523A9">
        <w:rPr>
          <w:rFonts w:ascii="Arial" w:hAnsi="Arial" w:cs="Arial"/>
          <w:b/>
          <w:bCs/>
          <w:sz w:val="21"/>
          <w:szCs w:val="21"/>
        </w:rPr>
        <w:t>. Propose a solution</w:t>
      </w:r>
    </w:p>
    <w:p w14:paraId="49F703FD" w14:textId="387F9C67" w:rsidR="00D523A9" w:rsidRPr="00D523A9" w:rsidRDefault="00403A5D" w:rsidP="00403A5D">
      <w:pPr>
        <w:ind w:left="720"/>
        <w:rPr>
          <w:rFonts w:ascii="Arial" w:hAnsi="Arial" w:cs="Arial"/>
          <w:sz w:val="21"/>
          <w:szCs w:val="21"/>
        </w:rPr>
      </w:pPr>
      <w:r>
        <w:rPr>
          <w:rFonts w:ascii="Arial" w:hAnsi="Arial" w:cs="Arial"/>
          <w:sz w:val="21"/>
          <w:szCs w:val="21"/>
        </w:rPr>
        <w:t xml:space="preserve">Iterative model improvement by making informed choices </w:t>
      </w:r>
      <w:r w:rsidR="000D662D">
        <w:rPr>
          <w:rFonts w:ascii="Arial" w:hAnsi="Arial" w:cs="Arial"/>
          <w:sz w:val="21"/>
          <w:szCs w:val="21"/>
        </w:rPr>
        <w:t>can be used for</w:t>
      </w:r>
      <w:r w:rsidR="00D523A9" w:rsidRPr="00D523A9">
        <w:rPr>
          <w:rFonts w:ascii="Arial" w:hAnsi="Arial" w:cs="Arial"/>
          <w:sz w:val="21"/>
          <w:szCs w:val="21"/>
        </w:rPr>
        <w:t xml:space="preserve"> data-efficient </w:t>
      </w:r>
      <w:r w:rsidR="000D662D">
        <w:rPr>
          <w:rFonts w:ascii="Arial" w:hAnsi="Arial" w:cs="Arial"/>
          <w:sz w:val="21"/>
          <w:szCs w:val="21"/>
        </w:rPr>
        <w:t>drug screening.</w:t>
      </w:r>
    </w:p>
    <w:p w14:paraId="5664FA9C" w14:textId="1037D6B7" w:rsidR="000D662D" w:rsidRDefault="00755F35" w:rsidP="00D523A9">
      <w:pPr>
        <w:rPr>
          <w:rFonts w:ascii="Arial" w:hAnsi="Arial" w:cs="Arial"/>
          <w:b/>
          <w:bCs/>
          <w:sz w:val="21"/>
          <w:szCs w:val="21"/>
        </w:rPr>
      </w:pPr>
      <w:r>
        <w:rPr>
          <w:rFonts w:ascii="Arial" w:hAnsi="Arial" w:cs="Arial"/>
          <w:b/>
          <w:bCs/>
          <w:sz w:val="21"/>
          <w:szCs w:val="21"/>
        </w:rPr>
        <w:t>4</w:t>
      </w:r>
      <w:r w:rsidR="00D523A9" w:rsidRPr="00D523A9">
        <w:rPr>
          <w:rFonts w:ascii="Arial" w:hAnsi="Arial" w:cs="Arial"/>
          <w:b/>
          <w:bCs/>
          <w:sz w:val="21"/>
          <w:szCs w:val="21"/>
        </w:rPr>
        <w:t>. Demonstrate the solution in practice</w:t>
      </w:r>
    </w:p>
    <w:p w14:paraId="2460E4B7" w14:textId="5D21833C" w:rsidR="00D523A9" w:rsidRPr="00D523A9" w:rsidRDefault="000D662D" w:rsidP="000D662D">
      <w:pPr>
        <w:ind w:left="720"/>
        <w:rPr>
          <w:rFonts w:ascii="Arial" w:hAnsi="Arial" w:cs="Arial"/>
          <w:sz w:val="21"/>
          <w:szCs w:val="21"/>
        </w:rPr>
      </w:pPr>
      <w:r>
        <w:rPr>
          <w:rFonts w:ascii="Arial" w:hAnsi="Arial" w:cs="Arial"/>
          <w:sz w:val="21"/>
          <w:szCs w:val="21"/>
        </w:rPr>
        <w:t xml:space="preserve">We showcase a simple </w:t>
      </w:r>
      <w:r w:rsidRPr="00D523A9">
        <w:rPr>
          <w:rFonts w:ascii="Arial" w:hAnsi="Arial" w:cs="Arial"/>
          <w:sz w:val="21"/>
          <w:szCs w:val="21"/>
        </w:rPr>
        <w:t>(nanoparticle design</w:t>
      </w:r>
      <w:r>
        <w:rPr>
          <w:rFonts w:ascii="Arial" w:hAnsi="Arial" w:cs="Arial"/>
          <w:sz w:val="21"/>
          <w:szCs w:val="21"/>
        </w:rPr>
        <w:t>) proof-of-concept applied active learning setup</w:t>
      </w:r>
      <w:r w:rsidR="00D523A9" w:rsidRPr="00D523A9">
        <w:rPr>
          <w:rFonts w:ascii="Arial" w:hAnsi="Arial" w:cs="Arial"/>
          <w:b/>
          <w:bCs/>
          <w:sz w:val="21"/>
          <w:szCs w:val="21"/>
        </w:rPr>
        <w:t xml:space="preserve"> </w:t>
      </w:r>
      <w:r w:rsidR="00D523A9" w:rsidRPr="00D523A9">
        <w:rPr>
          <w:rFonts w:ascii="Arial" w:hAnsi="Arial" w:cs="Arial"/>
          <w:sz w:val="21"/>
          <w:szCs w:val="21"/>
        </w:rPr>
        <w:t>with active learning</w:t>
      </w:r>
      <w:r>
        <w:rPr>
          <w:rFonts w:ascii="Arial" w:hAnsi="Arial" w:cs="Arial"/>
          <w:sz w:val="21"/>
          <w:szCs w:val="21"/>
        </w:rPr>
        <w:t>.</w:t>
      </w:r>
    </w:p>
    <w:p w14:paraId="03242149" w14:textId="0BE9150B" w:rsidR="000D662D" w:rsidRDefault="00755F35" w:rsidP="00D523A9">
      <w:pPr>
        <w:rPr>
          <w:rFonts w:ascii="Arial" w:hAnsi="Arial" w:cs="Arial"/>
          <w:b/>
          <w:bCs/>
          <w:sz w:val="21"/>
          <w:szCs w:val="21"/>
        </w:rPr>
      </w:pPr>
      <w:r>
        <w:rPr>
          <w:rFonts w:ascii="Arial" w:hAnsi="Arial" w:cs="Arial"/>
          <w:b/>
          <w:bCs/>
          <w:sz w:val="21"/>
          <w:szCs w:val="21"/>
        </w:rPr>
        <w:t>5</w:t>
      </w:r>
      <w:r w:rsidR="00D523A9" w:rsidRPr="00D523A9">
        <w:rPr>
          <w:rFonts w:ascii="Arial" w:hAnsi="Arial" w:cs="Arial"/>
          <w:b/>
          <w:bCs/>
          <w:sz w:val="21"/>
          <w:szCs w:val="21"/>
        </w:rPr>
        <w:t>. Extend the solution further</w:t>
      </w:r>
    </w:p>
    <w:p w14:paraId="34331839" w14:textId="10D8F2E6" w:rsidR="00D523A9" w:rsidRPr="00D523A9" w:rsidRDefault="000D662D" w:rsidP="000D662D">
      <w:pPr>
        <w:ind w:left="720"/>
        <w:rPr>
          <w:rFonts w:ascii="Arial" w:hAnsi="Arial" w:cs="Arial"/>
          <w:sz w:val="21"/>
          <w:szCs w:val="21"/>
        </w:rPr>
      </w:pPr>
      <w:r>
        <w:rPr>
          <w:rFonts w:ascii="Arial" w:hAnsi="Arial" w:cs="Arial"/>
          <w:sz w:val="21"/>
          <w:szCs w:val="21"/>
        </w:rPr>
        <w:t>We propose a new method for estimating prediction reliability that can be used for active learning and showcase it in practice.</w:t>
      </w:r>
    </w:p>
    <w:p w14:paraId="47D36BE4" w14:textId="02649613" w:rsidR="00755F35" w:rsidRDefault="00755F35" w:rsidP="00755F35">
      <w:pPr>
        <w:rPr>
          <w:rFonts w:ascii="Arial" w:hAnsi="Arial" w:cs="Arial"/>
          <w:b/>
          <w:bCs/>
          <w:sz w:val="21"/>
          <w:szCs w:val="21"/>
        </w:rPr>
      </w:pPr>
      <w:r>
        <w:rPr>
          <w:rFonts w:ascii="Arial" w:hAnsi="Arial" w:cs="Arial"/>
          <w:b/>
          <w:bCs/>
          <w:sz w:val="21"/>
          <w:szCs w:val="21"/>
        </w:rPr>
        <w:t>6</w:t>
      </w:r>
      <w:r w:rsidRPr="00D523A9">
        <w:rPr>
          <w:rFonts w:ascii="Arial" w:hAnsi="Arial" w:cs="Arial"/>
          <w:b/>
          <w:bCs/>
          <w:sz w:val="21"/>
          <w:szCs w:val="21"/>
        </w:rPr>
        <w:t xml:space="preserve">. </w:t>
      </w:r>
      <w:r>
        <w:rPr>
          <w:rFonts w:ascii="Arial" w:hAnsi="Arial" w:cs="Arial"/>
          <w:b/>
          <w:bCs/>
          <w:sz w:val="21"/>
          <w:szCs w:val="21"/>
        </w:rPr>
        <w:t>Epilogue</w:t>
      </w:r>
    </w:p>
    <w:p w14:paraId="3679A113" w14:textId="6DA01287" w:rsidR="00755F35" w:rsidRDefault="00755F35" w:rsidP="00755F35">
      <w:pPr>
        <w:rPr>
          <w:rFonts w:ascii="Arial" w:hAnsi="Arial" w:cs="Arial"/>
          <w:b/>
          <w:bCs/>
          <w:sz w:val="21"/>
          <w:szCs w:val="21"/>
        </w:rPr>
      </w:pPr>
      <w:r>
        <w:rPr>
          <w:rFonts w:ascii="Arial" w:hAnsi="Arial" w:cs="Arial"/>
          <w:b/>
          <w:bCs/>
          <w:sz w:val="21"/>
          <w:szCs w:val="21"/>
        </w:rPr>
        <w:t>7</w:t>
      </w:r>
      <w:r w:rsidRPr="00D523A9">
        <w:rPr>
          <w:rFonts w:ascii="Arial" w:hAnsi="Arial" w:cs="Arial"/>
          <w:b/>
          <w:bCs/>
          <w:sz w:val="21"/>
          <w:szCs w:val="21"/>
        </w:rPr>
        <w:t>.</w:t>
      </w:r>
      <w:r>
        <w:rPr>
          <w:rFonts w:ascii="Arial" w:hAnsi="Arial" w:cs="Arial"/>
          <w:b/>
          <w:bCs/>
          <w:sz w:val="21"/>
          <w:szCs w:val="21"/>
        </w:rPr>
        <w:t xml:space="preserve"> Summary/</w:t>
      </w:r>
      <w:proofErr w:type="spellStart"/>
      <w:r>
        <w:rPr>
          <w:rFonts w:ascii="Arial" w:hAnsi="Arial" w:cs="Arial"/>
          <w:b/>
          <w:bCs/>
          <w:sz w:val="21"/>
          <w:szCs w:val="21"/>
        </w:rPr>
        <w:t>Samenvatting</w:t>
      </w:r>
      <w:proofErr w:type="spellEnd"/>
    </w:p>
    <w:p w14:paraId="672ABAB3" w14:textId="2F872F59" w:rsidR="00755F35" w:rsidRDefault="00755F35" w:rsidP="00755F35">
      <w:pPr>
        <w:rPr>
          <w:rFonts w:ascii="Arial" w:hAnsi="Arial" w:cs="Arial"/>
          <w:b/>
          <w:bCs/>
          <w:sz w:val="21"/>
          <w:szCs w:val="21"/>
        </w:rPr>
      </w:pPr>
      <w:r>
        <w:rPr>
          <w:rFonts w:ascii="Arial" w:hAnsi="Arial" w:cs="Arial"/>
          <w:b/>
          <w:bCs/>
          <w:sz w:val="21"/>
          <w:szCs w:val="21"/>
        </w:rPr>
        <w:t xml:space="preserve">8. </w:t>
      </w:r>
      <w:proofErr w:type="spellStart"/>
      <w:r>
        <w:rPr>
          <w:rFonts w:ascii="Arial" w:hAnsi="Arial" w:cs="Arial"/>
          <w:b/>
          <w:bCs/>
          <w:sz w:val="21"/>
          <w:szCs w:val="21"/>
        </w:rPr>
        <w:t>Leken</w:t>
      </w:r>
      <w:proofErr w:type="spellEnd"/>
      <w:r>
        <w:rPr>
          <w:rFonts w:ascii="Arial" w:hAnsi="Arial" w:cs="Arial"/>
          <w:b/>
          <w:bCs/>
          <w:sz w:val="21"/>
          <w:szCs w:val="21"/>
        </w:rPr>
        <w:t xml:space="preserve"> </w:t>
      </w:r>
      <w:proofErr w:type="spellStart"/>
      <w:r>
        <w:rPr>
          <w:rFonts w:ascii="Arial" w:hAnsi="Arial" w:cs="Arial"/>
          <w:b/>
          <w:bCs/>
          <w:sz w:val="21"/>
          <w:szCs w:val="21"/>
        </w:rPr>
        <w:t>samenvatting</w:t>
      </w:r>
      <w:proofErr w:type="spellEnd"/>
    </w:p>
    <w:p w14:paraId="3225C42B" w14:textId="2BA6B7DC" w:rsidR="00755F35" w:rsidRDefault="00755F35" w:rsidP="00755F35">
      <w:pPr>
        <w:rPr>
          <w:rFonts w:ascii="Arial" w:hAnsi="Arial" w:cs="Arial"/>
          <w:b/>
          <w:bCs/>
          <w:sz w:val="21"/>
          <w:szCs w:val="21"/>
        </w:rPr>
      </w:pPr>
      <w:r>
        <w:rPr>
          <w:rFonts w:ascii="Arial" w:hAnsi="Arial" w:cs="Arial"/>
          <w:b/>
          <w:bCs/>
          <w:sz w:val="21"/>
          <w:szCs w:val="21"/>
        </w:rPr>
        <w:t>9</w:t>
      </w:r>
      <w:r w:rsidRPr="00D523A9">
        <w:rPr>
          <w:rFonts w:ascii="Arial" w:hAnsi="Arial" w:cs="Arial"/>
          <w:b/>
          <w:bCs/>
          <w:sz w:val="21"/>
          <w:szCs w:val="21"/>
        </w:rPr>
        <w:t xml:space="preserve">. </w:t>
      </w:r>
      <w:r>
        <w:rPr>
          <w:rFonts w:ascii="Arial" w:hAnsi="Arial" w:cs="Arial"/>
          <w:b/>
          <w:bCs/>
          <w:sz w:val="21"/>
          <w:szCs w:val="21"/>
        </w:rPr>
        <w:t>Curriculum vitae</w:t>
      </w:r>
    </w:p>
    <w:p w14:paraId="10B24CC8" w14:textId="7FF0CC8B" w:rsidR="00755F35" w:rsidRDefault="00755F35" w:rsidP="00755F35">
      <w:pPr>
        <w:rPr>
          <w:rFonts w:ascii="Arial" w:hAnsi="Arial" w:cs="Arial"/>
          <w:b/>
          <w:bCs/>
          <w:sz w:val="21"/>
          <w:szCs w:val="21"/>
        </w:rPr>
      </w:pPr>
      <w:r>
        <w:rPr>
          <w:rFonts w:ascii="Arial" w:hAnsi="Arial" w:cs="Arial"/>
          <w:b/>
          <w:bCs/>
          <w:sz w:val="21"/>
          <w:szCs w:val="21"/>
        </w:rPr>
        <w:lastRenderedPageBreak/>
        <w:t>10. Scientific output</w:t>
      </w:r>
    </w:p>
    <w:p w14:paraId="39D39116" w14:textId="68DB28B0" w:rsidR="00755F35" w:rsidRDefault="00755F35" w:rsidP="00755F35">
      <w:pPr>
        <w:rPr>
          <w:rFonts w:ascii="Arial" w:hAnsi="Arial" w:cs="Arial"/>
          <w:b/>
          <w:bCs/>
          <w:sz w:val="21"/>
          <w:szCs w:val="21"/>
        </w:rPr>
      </w:pPr>
      <w:r>
        <w:rPr>
          <w:rFonts w:ascii="Arial" w:hAnsi="Arial" w:cs="Arial"/>
          <w:b/>
          <w:bCs/>
          <w:sz w:val="21"/>
          <w:szCs w:val="21"/>
        </w:rPr>
        <w:t>11. Acknowledgements</w:t>
      </w:r>
    </w:p>
    <w:p w14:paraId="56B15120" w14:textId="41162C7F" w:rsidR="00D523A9" w:rsidRDefault="00D523A9" w:rsidP="00755F35">
      <w:pPr>
        <w:rPr>
          <w:rFonts w:ascii="Arial" w:hAnsi="Arial" w:cs="Arial"/>
          <w:b/>
          <w:bCs/>
          <w:sz w:val="21"/>
          <w:szCs w:val="21"/>
        </w:rPr>
      </w:pPr>
      <w:r>
        <w:rPr>
          <w:rFonts w:ascii="Arial" w:hAnsi="Arial" w:cs="Arial"/>
          <w:b/>
          <w:bCs/>
          <w:sz w:val="21"/>
          <w:szCs w:val="21"/>
        </w:rPr>
        <w:br w:type="page"/>
      </w:r>
    </w:p>
    <w:p w14:paraId="50060C76" w14:textId="6484D376" w:rsidR="00D523A9" w:rsidRPr="00D523A9" w:rsidRDefault="00D523A9">
      <w:pPr>
        <w:rPr>
          <w:rFonts w:ascii="Arial" w:hAnsi="Arial" w:cs="Arial"/>
          <w:b/>
          <w:bCs/>
          <w:sz w:val="21"/>
          <w:szCs w:val="21"/>
        </w:rPr>
      </w:pPr>
      <w:r w:rsidRPr="00D523A9">
        <w:rPr>
          <w:rFonts w:ascii="Arial" w:hAnsi="Arial" w:cs="Arial"/>
          <w:b/>
          <w:bCs/>
          <w:sz w:val="21"/>
          <w:szCs w:val="21"/>
        </w:rPr>
        <w:lastRenderedPageBreak/>
        <w:t>Exposing the limitations of molecular machine learning with activity cliffs</w:t>
      </w:r>
    </w:p>
    <w:p w14:paraId="4B7A1F39" w14:textId="0383B172" w:rsidR="00D523A9" w:rsidRPr="00D523A9" w:rsidRDefault="00D523A9" w:rsidP="00D523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sz w:val="21"/>
          <w:szCs w:val="21"/>
        </w:rPr>
      </w:pPr>
      <w:r w:rsidRPr="00D523A9">
        <w:rPr>
          <w:rFonts w:ascii="Arial" w:hAnsi="Arial" w:cs="Arial"/>
          <w:color w:val="000000"/>
          <w:kern w:val="0"/>
          <w:sz w:val="21"/>
          <w:szCs w:val="21"/>
        </w:rPr>
        <w:t xml:space="preserve">Machine learning has become a crucial tool in drug discovery and chemistry at large, e.g., to predict molecular properties, such as bioactivity, with high accuracy. However, activity cliffs – pairs of molecules that are highly similar in their structure but exhibit large differences in potency – have received limited attention for their effect on model performance. Not only are these edge cases informative for molecule discovery and optimization but also models that are well equipped to accurately predict the potency of activity cliffs have increased potential for prospective applications. Our work aims to fill the current knowledge gap on best-practice machine learning methods in the presence of activity cliffs. We benchmarked a total of 24 machine and deep learning approaches on curated bioactivity data from 30 macromolecular targets for their performance on activity cliff compounds. While all methods struggled in the presence of activity cliffs, machine learning approaches based on molecular descriptors outperformed more complex deep learning methods. Our findings highlight large case-by-case differences in performance, advocating for (a) the inclusion of dedicated “activity-cliff-centered” metrics during model development and evaluation and (b) the development of novel algorithms to better predict the properties of activity cliffs. </w:t>
      </w:r>
    </w:p>
    <w:p w14:paraId="6A370658" w14:textId="77777777" w:rsidR="00D523A9" w:rsidRPr="00D523A9" w:rsidRDefault="00D523A9" w:rsidP="00D523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sz w:val="21"/>
          <w:szCs w:val="21"/>
        </w:rPr>
      </w:pPr>
    </w:p>
    <w:p w14:paraId="5EF4ADDF" w14:textId="10D59D09" w:rsidR="00D523A9" w:rsidRPr="00D523A9" w:rsidRDefault="00D523A9" w:rsidP="00D523A9">
      <w:pPr>
        <w:rPr>
          <w:rFonts w:ascii="Arial" w:hAnsi="Arial" w:cs="Arial"/>
          <w:b/>
          <w:bCs/>
          <w:sz w:val="21"/>
          <w:szCs w:val="21"/>
        </w:rPr>
      </w:pPr>
      <w:r w:rsidRPr="00D523A9">
        <w:rPr>
          <w:rFonts w:ascii="Arial" w:hAnsi="Arial" w:cs="Arial"/>
          <w:b/>
          <w:bCs/>
          <w:sz w:val="21"/>
          <w:szCs w:val="21"/>
        </w:rPr>
        <w:t>Traversing chemical space with active deep learning for low-data drug discovery</w:t>
      </w:r>
    </w:p>
    <w:p w14:paraId="35850BC8" w14:textId="5D8017F9" w:rsidR="00D523A9" w:rsidRPr="00D523A9" w:rsidRDefault="00D523A9" w:rsidP="00D523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sz w:val="21"/>
          <w:szCs w:val="21"/>
        </w:rPr>
      </w:pPr>
      <w:r w:rsidRPr="00D523A9">
        <w:rPr>
          <w:rFonts w:ascii="Arial" w:hAnsi="Arial" w:cs="Arial"/>
          <w:color w:val="000000"/>
          <w:kern w:val="0"/>
          <w:sz w:val="21"/>
          <w:szCs w:val="21"/>
        </w:rPr>
        <w:t>Deep learning is accelerating drug discovery. However, current approaches are often affected by limitations in the available data, in terms of either size or molecular diversity. Active deep learning has high potential for low-data drug discovery, as it allows iterative model improvement during the screening process. However, there are several ‘known unknowns’ that limit the wider adoption of active deep learning in drug discovery: (1) what the best computational strategies are for chemical space exploration, (2) how active learning holds up to traditional, non-iterative, approaches and (3) how it should be used in the low-data scenarios typical of drug discovery. To provide answers, this study simulates a low-data drug discovery scenario and systematically analyzes six active learning strategies combined with two deep learning architectures, on three large-scale molecular libraries. We identify the most important determinants of success in low-data regimes and show that active learning can achieve up to a sixfold improvement in hit discovery when compared with traditional screening methods.</w:t>
      </w:r>
    </w:p>
    <w:p w14:paraId="43204A20" w14:textId="77777777" w:rsidR="00D523A9" w:rsidRPr="00D523A9" w:rsidRDefault="00D523A9" w:rsidP="00D523A9">
      <w:pPr>
        <w:rPr>
          <w:rFonts w:ascii="Arial" w:hAnsi="Arial" w:cs="Arial"/>
          <w:b/>
          <w:bCs/>
          <w:sz w:val="21"/>
          <w:szCs w:val="21"/>
        </w:rPr>
      </w:pPr>
    </w:p>
    <w:p w14:paraId="291F4898" w14:textId="23BE84AD" w:rsidR="00D523A9" w:rsidRPr="00D523A9" w:rsidRDefault="00D523A9">
      <w:pPr>
        <w:rPr>
          <w:rFonts w:ascii="Arial" w:hAnsi="Arial" w:cs="Arial"/>
          <w:b/>
          <w:bCs/>
          <w:sz w:val="21"/>
          <w:szCs w:val="21"/>
        </w:rPr>
      </w:pPr>
      <w:r w:rsidRPr="00D523A9">
        <w:rPr>
          <w:rFonts w:ascii="Arial" w:hAnsi="Arial" w:cs="Arial"/>
          <w:b/>
          <w:bCs/>
          <w:sz w:val="21"/>
          <w:szCs w:val="21"/>
        </w:rPr>
        <w:t>Machine learning-guided nanoparticle design</w:t>
      </w:r>
    </w:p>
    <w:p w14:paraId="1630D736" w14:textId="174B2D5B" w:rsidR="00D523A9" w:rsidRPr="00D523A9" w:rsidRDefault="00D523A9" w:rsidP="00D523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sz w:val="21"/>
          <w:szCs w:val="21"/>
        </w:rPr>
      </w:pPr>
      <w:r w:rsidRPr="00D523A9">
        <w:rPr>
          <w:rFonts w:ascii="Arial" w:hAnsi="Arial" w:cs="Arial"/>
          <w:color w:val="000000"/>
          <w:kern w:val="0"/>
          <w:sz w:val="21"/>
          <w:szCs w:val="21"/>
        </w:rPr>
        <w:t xml:space="preserve">Designing nanoparticles with desired properties is a challenging endeavor, due to the large combinatorial space and complex structure–function relationships. High throughput methodologies and machine learning approaches are attractive and emergent strategies to accelerate nanoparticle composition design. To date, how to combine nanoparticle formulation, screening, and computational decision-making into a single e </w:t>
      </w:r>
      <w:proofErr w:type="spellStart"/>
      <w:r w:rsidRPr="00D523A9">
        <w:rPr>
          <w:rFonts w:ascii="Arial" w:hAnsi="Arial" w:cs="Arial"/>
          <w:color w:val="000000"/>
          <w:kern w:val="0"/>
          <w:sz w:val="21"/>
          <w:szCs w:val="21"/>
        </w:rPr>
        <w:t>ective</w:t>
      </w:r>
      <w:proofErr w:type="spellEnd"/>
      <w:r w:rsidRPr="00D523A9">
        <w:rPr>
          <w:rFonts w:ascii="Arial" w:hAnsi="Arial" w:cs="Arial"/>
          <w:color w:val="000000"/>
          <w:kern w:val="0"/>
          <w:sz w:val="21"/>
          <w:szCs w:val="21"/>
        </w:rPr>
        <w:t xml:space="preserve"> work ow is underexplored. In this study, we showcase the integration of three key technologies, namely micro </w:t>
      </w:r>
      <w:proofErr w:type="spellStart"/>
      <w:r w:rsidRPr="00D523A9">
        <w:rPr>
          <w:rFonts w:ascii="Arial" w:hAnsi="Arial" w:cs="Arial"/>
          <w:color w:val="000000"/>
          <w:kern w:val="0"/>
          <w:sz w:val="21"/>
          <w:szCs w:val="21"/>
        </w:rPr>
        <w:t>uidic</w:t>
      </w:r>
      <w:proofErr w:type="spellEnd"/>
      <w:r w:rsidRPr="00D523A9">
        <w:rPr>
          <w:rFonts w:ascii="Arial" w:hAnsi="Arial" w:cs="Arial"/>
          <w:color w:val="000000"/>
          <w:kern w:val="0"/>
          <w:sz w:val="21"/>
          <w:szCs w:val="21"/>
        </w:rPr>
        <w:t>-based formulation, high content imaging, and active machine learning. As a case study, we apply our approach for designing PLGA-PEG nanoparticles with high uptake in human breast cancer cells. Starting from a small set of nanoparticles for model training, our approach led to an increase in uptake from</w:t>
      </w:r>
      <w:r w:rsidRPr="00D523A9">
        <w:rPr>
          <w:rFonts w:ascii="Cambria Math" w:hAnsi="Cambria Math" w:cs="Cambria Math"/>
          <w:color w:val="000000"/>
          <w:kern w:val="0"/>
          <w:sz w:val="21"/>
          <w:szCs w:val="21"/>
        </w:rPr>
        <w:t>∼</w:t>
      </w:r>
      <w:r w:rsidRPr="00D523A9">
        <w:rPr>
          <w:rFonts w:ascii="Arial" w:hAnsi="Arial" w:cs="Arial"/>
          <w:color w:val="000000"/>
          <w:kern w:val="0"/>
          <w:sz w:val="21"/>
          <w:szCs w:val="21"/>
        </w:rPr>
        <w:t xml:space="preserve">5-fold to </w:t>
      </w:r>
      <w:r w:rsidRPr="00D523A9">
        <w:rPr>
          <w:rFonts w:ascii="Cambria Math" w:hAnsi="Cambria Math" w:cs="Cambria Math"/>
          <w:color w:val="000000"/>
          <w:kern w:val="0"/>
          <w:sz w:val="21"/>
          <w:szCs w:val="21"/>
        </w:rPr>
        <w:t>∼</w:t>
      </w:r>
      <w:r w:rsidRPr="00D523A9">
        <w:rPr>
          <w:rFonts w:ascii="Arial" w:hAnsi="Arial" w:cs="Arial"/>
          <w:color w:val="000000"/>
          <w:kern w:val="0"/>
          <w:sz w:val="21"/>
          <w:szCs w:val="21"/>
        </w:rPr>
        <w:t>15-fold in only two machine learning guided iterations, taking one week each. To the best of our knowledge, this is the first time that these three technologies have been successfully integrated to optimize a biological response through nanoparticle composition. Our results underscore the potential of the proposed platform for rapid and unbiased nanoparticle optimization.</w:t>
      </w:r>
    </w:p>
    <w:p w14:paraId="33E162BC" w14:textId="77777777" w:rsidR="00D523A9" w:rsidRPr="00D523A9" w:rsidRDefault="00D523A9" w:rsidP="00D523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color w:val="000000"/>
          <w:kern w:val="0"/>
          <w:sz w:val="21"/>
          <w:szCs w:val="21"/>
        </w:rPr>
      </w:pPr>
    </w:p>
    <w:p w14:paraId="390819E3" w14:textId="6F68F8D7" w:rsidR="00D523A9" w:rsidRPr="00D523A9" w:rsidRDefault="00D523A9">
      <w:pPr>
        <w:rPr>
          <w:rFonts w:ascii="Arial" w:hAnsi="Arial" w:cs="Arial"/>
          <w:b/>
          <w:bCs/>
          <w:sz w:val="21"/>
          <w:szCs w:val="21"/>
        </w:rPr>
      </w:pPr>
      <w:r w:rsidRPr="00D523A9">
        <w:rPr>
          <w:rFonts w:ascii="Arial" w:hAnsi="Arial" w:cs="Arial"/>
          <w:b/>
          <w:bCs/>
          <w:sz w:val="21"/>
          <w:szCs w:val="21"/>
        </w:rPr>
        <w:t>Molecular deep learning at the edge of chemical space</w:t>
      </w:r>
    </w:p>
    <w:p w14:paraId="6CEC437D" w14:textId="77777777" w:rsidR="00D523A9" w:rsidRPr="00D523A9" w:rsidRDefault="00D523A9" w:rsidP="00D523A9">
      <w:pPr>
        <w:spacing w:after="0" w:line="240" w:lineRule="auto"/>
        <w:jc w:val="both"/>
        <w:rPr>
          <w:rFonts w:ascii="Arial" w:eastAsia="Arial" w:hAnsi="Arial" w:cs="Arial"/>
          <w:sz w:val="21"/>
          <w:szCs w:val="21"/>
        </w:rPr>
      </w:pPr>
      <w:r w:rsidRPr="00D523A9">
        <w:rPr>
          <w:rFonts w:ascii="Arial" w:eastAsia="Arial" w:hAnsi="Arial" w:cs="Arial"/>
          <w:sz w:val="21"/>
          <w:szCs w:val="21"/>
        </w:rPr>
        <w:t xml:space="preserve">Molecular machine learning models often fail to generalize beyond the chemical space of their training data, limiting their ability to </w:t>
      </w:r>
      <w:ins w:id="0" w:author="Tilborg, Derek van" w:date="2025-02-12T16:35:00Z" w16du:dateUtc="2025-02-12T15:35:00Z">
        <w:r w:rsidRPr="00D523A9">
          <w:rPr>
            <w:rFonts w:ascii="Arial" w:eastAsia="Arial" w:hAnsi="Arial" w:cs="Arial"/>
            <w:sz w:val="21"/>
            <w:szCs w:val="21"/>
          </w:rPr>
          <w:t>reliably</w:t>
        </w:r>
      </w:ins>
      <w:ins w:id="1" w:author="Tilborg, Derek van" w:date="2025-02-12T16:36:00Z" w16du:dateUtc="2025-02-12T15:36:00Z">
        <w:r w:rsidRPr="00D523A9">
          <w:rPr>
            <w:rFonts w:ascii="Arial" w:eastAsia="Arial" w:hAnsi="Arial" w:cs="Arial"/>
            <w:sz w:val="21"/>
            <w:szCs w:val="21"/>
          </w:rPr>
          <w:t xml:space="preserve"> perform predictions on </w:t>
        </w:r>
      </w:ins>
      <w:del w:id="2" w:author="Tilborg, Derek van" w:date="2025-02-12T16:36:00Z" w16du:dateUtc="2025-02-12T15:36:00Z">
        <w:r w:rsidRPr="00D523A9" w:rsidDel="00165893">
          <w:rPr>
            <w:rFonts w:ascii="Arial" w:eastAsia="Arial" w:hAnsi="Arial" w:cs="Arial"/>
            <w:sz w:val="21"/>
            <w:szCs w:val="21"/>
          </w:rPr>
          <w:delText xml:space="preserve">discover </w:delText>
        </w:r>
      </w:del>
      <w:r w:rsidRPr="00D523A9">
        <w:rPr>
          <w:rFonts w:ascii="Arial" w:eastAsia="Arial" w:hAnsi="Arial" w:cs="Arial"/>
          <w:sz w:val="21"/>
          <w:szCs w:val="21"/>
        </w:rPr>
        <w:t xml:space="preserve">structurally novel bioactive molecules. To address this, we introduce a joint modeling approach that combines molecular property prediction with </w:t>
      </w:r>
      <w:r w:rsidRPr="00D523A9">
        <w:rPr>
          <w:rFonts w:ascii="Arial" w:eastAsia="Arial" w:hAnsi="Arial" w:cs="Arial"/>
          <w:sz w:val="21"/>
          <w:szCs w:val="21"/>
        </w:rPr>
        <w:lastRenderedPageBreak/>
        <w:t xml:space="preserve">molecular reconstruction, enabling us to estimate model generalizability through a new reconstruction-based ‘unfamiliarity’ metric. Using 33 experimentally labeled datasets, we demonstrate that this metric not only effectively identifies out-of-distribution molecules but also serves as a reliable predictor of classifier performance. We show that </w:t>
      </w:r>
      <w:ins w:id="3" w:author="Tilborg, Derek van" w:date="2025-02-12T16:37:00Z" w16du:dateUtc="2025-02-12T15:37:00Z">
        <w:r w:rsidRPr="00D523A9">
          <w:rPr>
            <w:rFonts w:ascii="Arial" w:eastAsia="Arial" w:hAnsi="Arial" w:cs="Arial"/>
            <w:sz w:val="21"/>
            <w:szCs w:val="21"/>
          </w:rPr>
          <w:t>our method is independent from well-established methods</w:t>
        </w:r>
      </w:ins>
      <w:ins w:id="4" w:author="Tilborg, Derek van" w:date="2025-02-12T16:39:00Z" w16du:dateUtc="2025-02-12T15:39:00Z">
        <w:r w:rsidRPr="00D523A9">
          <w:rPr>
            <w:rFonts w:ascii="Arial" w:eastAsia="Arial" w:hAnsi="Arial" w:cs="Arial"/>
            <w:sz w:val="21"/>
            <w:szCs w:val="21"/>
          </w:rPr>
          <w:t xml:space="preserve"> to estimate prediction reliability</w:t>
        </w:r>
      </w:ins>
      <w:ins w:id="5" w:author="Tilborg, Derek van" w:date="2025-02-12T16:37:00Z" w16du:dateUtc="2025-02-12T15:37:00Z">
        <w:r w:rsidRPr="00D523A9">
          <w:rPr>
            <w:rFonts w:ascii="Arial" w:eastAsia="Arial" w:hAnsi="Arial" w:cs="Arial"/>
            <w:sz w:val="21"/>
            <w:szCs w:val="21"/>
          </w:rPr>
          <w:t xml:space="preserve"> and that </w:t>
        </w:r>
      </w:ins>
      <w:r w:rsidRPr="00D523A9">
        <w:rPr>
          <w:rFonts w:ascii="Arial" w:eastAsia="Arial" w:hAnsi="Arial" w:cs="Arial"/>
          <w:sz w:val="21"/>
          <w:szCs w:val="21"/>
        </w:rPr>
        <w:t>we can successfully identify high-confidence predictions on molecules that are structurally novel</w:t>
      </w:r>
      <w:del w:id="6" w:author="Tilborg, Derek van" w:date="2025-02-12T16:39:00Z" w16du:dateUtc="2025-02-12T15:39:00Z">
        <w:r w:rsidRPr="00D523A9" w:rsidDel="001D15FE">
          <w:rPr>
            <w:rFonts w:ascii="Arial" w:eastAsia="Arial" w:hAnsi="Arial" w:cs="Arial"/>
            <w:sz w:val="21"/>
            <w:szCs w:val="21"/>
          </w:rPr>
          <w:delText>, which is</w:delText>
        </w:r>
      </w:del>
      <w:ins w:id="7" w:author="Tilborg, Derek van" w:date="2025-02-12T16:39:00Z" w16du:dateUtc="2025-02-12T15:39:00Z">
        <w:r w:rsidRPr="00D523A9">
          <w:rPr>
            <w:rFonts w:ascii="Arial" w:eastAsia="Arial" w:hAnsi="Arial" w:cs="Arial"/>
            <w:sz w:val="21"/>
            <w:szCs w:val="21"/>
          </w:rPr>
          <w:t xml:space="preserve"> – </w:t>
        </w:r>
      </w:ins>
      <w:del w:id="8" w:author="Tilborg, Derek van" w:date="2025-02-12T16:39:00Z" w16du:dateUtc="2025-02-12T15:39:00Z">
        <w:r w:rsidRPr="00D523A9" w:rsidDel="001D15FE">
          <w:rPr>
            <w:rFonts w:ascii="Arial" w:eastAsia="Arial" w:hAnsi="Arial" w:cs="Arial"/>
            <w:sz w:val="21"/>
            <w:szCs w:val="21"/>
          </w:rPr>
          <w:delText xml:space="preserve"> </w:delText>
        </w:r>
      </w:del>
      <w:r w:rsidRPr="00D523A9">
        <w:rPr>
          <w:rFonts w:ascii="Arial" w:eastAsia="Arial" w:hAnsi="Arial" w:cs="Arial"/>
          <w:sz w:val="21"/>
          <w:szCs w:val="21"/>
        </w:rPr>
        <w:t>a central challenge in drug discovery. Our findings highlight that joint modelling can be a powerful strategy for extending the reach of machine learning models into uncharted regions of chemical space, advancing the discovery of diverse and novel molecules.</w:t>
      </w:r>
    </w:p>
    <w:p w14:paraId="15475749" w14:textId="77777777" w:rsidR="00D523A9" w:rsidRPr="00D523A9" w:rsidRDefault="00D523A9">
      <w:pPr>
        <w:rPr>
          <w:rFonts w:ascii="Arial" w:hAnsi="Arial" w:cs="Arial"/>
          <w:b/>
          <w:bCs/>
          <w:sz w:val="21"/>
          <w:szCs w:val="21"/>
        </w:rPr>
      </w:pPr>
    </w:p>
    <w:sectPr w:rsidR="00D523A9" w:rsidRPr="00D523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llSansNova-Book">
    <w:panose1 w:val="020B0604020202020204"/>
    <w:charset w:val="4D"/>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3041"/>
    <w:multiLevelType w:val="multilevel"/>
    <w:tmpl w:val="917CA6F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bullet"/>
      <w:lvlText w:val=""/>
      <w:lvlJc w:val="left"/>
      <w:pPr>
        <w:ind w:left="3240" w:hanging="36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8C34811"/>
    <w:multiLevelType w:val="multilevel"/>
    <w:tmpl w:val="E8BC375E"/>
    <w:lvl w:ilvl="0">
      <w:start w:val="1"/>
      <w:numFmt w:val="decimal"/>
      <w:lvlText w:val="%1"/>
      <w:lvlJc w:val="left"/>
      <w:pPr>
        <w:ind w:left="460" w:hanging="460"/>
      </w:pPr>
      <w:rPr>
        <w:rFonts w:hint="default"/>
      </w:rPr>
    </w:lvl>
    <w:lvl w:ilvl="1">
      <w:start w:val="1"/>
      <w:numFmt w:val="decimal"/>
      <w:lvlText w:val="%1.%2"/>
      <w:lvlJc w:val="left"/>
      <w:pPr>
        <w:ind w:left="1000" w:hanging="46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16cid:durableId="1103764477">
    <w:abstractNumId w:val="0"/>
  </w:num>
  <w:num w:numId="2" w16cid:durableId="11145909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lborg, Derek van">
    <w15:presenceInfo w15:providerId="AD" w15:userId="S::d.w.v.tilborg@tue.nl::e2997f48-a603-4ce9-bd1d-7478c1b1d5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67"/>
    <w:rsid w:val="00040F77"/>
    <w:rsid w:val="000D662D"/>
    <w:rsid w:val="00147437"/>
    <w:rsid w:val="00225369"/>
    <w:rsid w:val="002E7055"/>
    <w:rsid w:val="003D23F9"/>
    <w:rsid w:val="00403A5D"/>
    <w:rsid w:val="00414607"/>
    <w:rsid w:val="00596739"/>
    <w:rsid w:val="00606881"/>
    <w:rsid w:val="00755F35"/>
    <w:rsid w:val="00852949"/>
    <w:rsid w:val="00976114"/>
    <w:rsid w:val="00A672F2"/>
    <w:rsid w:val="00C03A5E"/>
    <w:rsid w:val="00D20843"/>
    <w:rsid w:val="00D523A9"/>
    <w:rsid w:val="00DC33CB"/>
    <w:rsid w:val="00DE3E3F"/>
    <w:rsid w:val="00E43C67"/>
    <w:rsid w:val="00EB1C61"/>
    <w:rsid w:val="00FD0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0564"/>
  <w15:chartTrackingRefBased/>
  <w15:docId w15:val="{C6F97E1A-D106-B94A-BB73-4915DEA65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C67"/>
    <w:rPr>
      <w:rFonts w:eastAsiaTheme="majorEastAsia" w:cstheme="majorBidi"/>
      <w:color w:val="272727" w:themeColor="text1" w:themeTint="D8"/>
    </w:rPr>
  </w:style>
  <w:style w:type="paragraph" w:styleId="Title">
    <w:name w:val="Title"/>
    <w:basedOn w:val="Normal"/>
    <w:next w:val="Normal"/>
    <w:link w:val="TitleChar"/>
    <w:uiPriority w:val="10"/>
    <w:qFormat/>
    <w:rsid w:val="00E43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C67"/>
    <w:pPr>
      <w:spacing w:before="160"/>
      <w:jc w:val="center"/>
    </w:pPr>
    <w:rPr>
      <w:i/>
      <w:iCs/>
      <w:color w:val="404040" w:themeColor="text1" w:themeTint="BF"/>
    </w:rPr>
  </w:style>
  <w:style w:type="character" w:customStyle="1" w:styleId="QuoteChar">
    <w:name w:val="Quote Char"/>
    <w:basedOn w:val="DefaultParagraphFont"/>
    <w:link w:val="Quote"/>
    <w:uiPriority w:val="29"/>
    <w:rsid w:val="00E43C67"/>
    <w:rPr>
      <w:i/>
      <w:iCs/>
      <w:color w:val="404040" w:themeColor="text1" w:themeTint="BF"/>
    </w:rPr>
  </w:style>
  <w:style w:type="paragraph" w:styleId="ListParagraph">
    <w:name w:val="List Paragraph"/>
    <w:basedOn w:val="Normal"/>
    <w:uiPriority w:val="34"/>
    <w:qFormat/>
    <w:rsid w:val="00E43C67"/>
    <w:pPr>
      <w:ind w:left="720"/>
      <w:contextualSpacing/>
    </w:pPr>
  </w:style>
  <w:style w:type="character" w:styleId="IntenseEmphasis">
    <w:name w:val="Intense Emphasis"/>
    <w:basedOn w:val="DefaultParagraphFont"/>
    <w:uiPriority w:val="21"/>
    <w:qFormat/>
    <w:rsid w:val="00E43C67"/>
    <w:rPr>
      <w:i/>
      <w:iCs/>
      <w:color w:val="0F4761" w:themeColor="accent1" w:themeShade="BF"/>
    </w:rPr>
  </w:style>
  <w:style w:type="paragraph" w:styleId="IntenseQuote">
    <w:name w:val="Intense Quote"/>
    <w:basedOn w:val="Normal"/>
    <w:next w:val="Normal"/>
    <w:link w:val="IntenseQuoteChar"/>
    <w:uiPriority w:val="30"/>
    <w:qFormat/>
    <w:rsid w:val="00E43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C67"/>
    <w:rPr>
      <w:i/>
      <w:iCs/>
      <w:color w:val="0F4761" w:themeColor="accent1" w:themeShade="BF"/>
    </w:rPr>
  </w:style>
  <w:style w:type="character" w:styleId="IntenseReference">
    <w:name w:val="Intense Reference"/>
    <w:basedOn w:val="DefaultParagraphFont"/>
    <w:uiPriority w:val="32"/>
    <w:qFormat/>
    <w:rsid w:val="00E43C67"/>
    <w:rPr>
      <w:b/>
      <w:bCs/>
      <w:smallCaps/>
      <w:color w:val="0F4761" w:themeColor="accent1" w:themeShade="BF"/>
      <w:spacing w:val="5"/>
    </w:rPr>
  </w:style>
  <w:style w:type="paragraph" w:customStyle="1" w:styleId="BasicParagraph">
    <w:name w:val="[Basic Paragraph]"/>
    <w:basedOn w:val="Normal"/>
    <w:uiPriority w:val="99"/>
    <w:rsid w:val="00755F35"/>
    <w:pPr>
      <w:autoSpaceDE w:val="0"/>
      <w:autoSpaceDN w:val="0"/>
      <w:adjustRightInd w:val="0"/>
      <w:spacing w:after="0" w:line="320" w:lineRule="atLeast"/>
      <w:jc w:val="both"/>
      <w:textAlignment w:val="center"/>
    </w:pPr>
    <w:rPr>
      <w:rFonts w:ascii="GillSansNova-Book" w:hAnsi="GillSansNova-Book" w:cs="GillSansNova-Book"/>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7001">
      <w:bodyDiv w:val="1"/>
      <w:marLeft w:val="0"/>
      <w:marRight w:val="0"/>
      <w:marTop w:val="0"/>
      <w:marBottom w:val="0"/>
      <w:divBdr>
        <w:top w:val="none" w:sz="0" w:space="0" w:color="auto"/>
        <w:left w:val="none" w:sz="0" w:space="0" w:color="auto"/>
        <w:bottom w:val="none" w:sz="0" w:space="0" w:color="auto"/>
        <w:right w:val="none" w:sz="0" w:space="0" w:color="auto"/>
      </w:divBdr>
    </w:div>
    <w:div w:id="431319422">
      <w:bodyDiv w:val="1"/>
      <w:marLeft w:val="0"/>
      <w:marRight w:val="0"/>
      <w:marTop w:val="0"/>
      <w:marBottom w:val="0"/>
      <w:divBdr>
        <w:top w:val="none" w:sz="0" w:space="0" w:color="auto"/>
        <w:left w:val="none" w:sz="0" w:space="0" w:color="auto"/>
        <w:bottom w:val="none" w:sz="0" w:space="0" w:color="auto"/>
        <w:right w:val="none" w:sz="0" w:space="0" w:color="auto"/>
      </w:divBdr>
    </w:div>
    <w:div w:id="970595623">
      <w:bodyDiv w:val="1"/>
      <w:marLeft w:val="0"/>
      <w:marRight w:val="0"/>
      <w:marTop w:val="0"/>
      <w:marBottom w:val="0"/>
      <w:divBdr>
        <w:top w:val="none" w:sz="0" w:space="0" w:color="auto"/>
        <w:left w:val="none" w:sz="0" w:space="0" w:color="auto"/>
        <w:bottom w:val="none" w:sz="0" w:space="0" w:color="auto"/>
        <w:right w:val="none" w:sz="0" w:space="0" w:color="auto"/>
      </w:divBdr>
    </w:div>
    <w:div w:id="1284340973">
      <w:bodyDiv w:val="1"/>
      <w:marLeft w:val="0"/>
      <w:marRight w:val="0"/>
      <w:marTop w:val="0"/>
      <w:marBottom w:val="0"/>
      <w:divBdr>
        <w:top w:val="none" w:sz="0" w:space="0" w:color="auto"/>
        <w:left w:val="none" w:sz="0" w:space="0" w:color="auto"/>
        <w:bottom w:val="none" w:sz="0" w:space="0" w:color="auto"/>
        <w:right w:val="none" w:sz="0" w:space="0" w:color="auto"/>
      </w:divBdr>
    </w:div>
    <w:div w:id="1285230039">
      <w:bodyDiv w:val="1"/>
      <w:marLeft w:val="0"/>
      <w:marRight w:val="0"/>
      <w:marTop w:val="0"/>
      <w:marBottom w:val="0"/>
      <w:divBdr>
        <w:top w:val="none" w:sz="0" w:space="0" w:color="auto"/>
        <w:left w:val="none" w:sz="0" w:space="0" w:color="auto"/>
        <w:bottom w:val="none" w:sz="0" w:space="0" w:color="auto"/>
        <w:right w:val="none" w:sz="0" w:space="0" w:color="auto"/>
      </w:divBdr>
    </w:div>
    <w:div w:id="1285891241">
      <w:bodyDiv w:val="1"/>
      <w:marLeft w:val="0"/>
      <w:marRight w:val="0"/>
      <w:marTop w:val="0"/>
      <w:marBottom w:val="0"/>
      <w:divBdr>
        <w:top w:val="none" w:sz="0" w:space="0" w:color="auto"/>
        <w:left w:val="none" w:sz="0" w:space="0" w:color="auto"/>
        <w:bottom w:val="none" w:sz="0" w:space="0" w:color="auto"/>
        <w:right w:val="none" w:sz="0" w:space="0" w:color="auto"/>
      </w:divBdr>
    </w:div>
    <w:div w:id="1397508632">
      <w:bodyDiv w:val="1"/>
      <w:marLeft w:val="0"/>
      <w:marRight w:val="0"/>
      <w:marTop w:val="0"/>
      <w:marBottom w:val="0"/>
      <w:divBdr>
        <w:top w:val="none" w:sz="0" w:space="0" w:color="auto"/>
        <w:left w:val="none" w:sz="0" w:space="0" w:color="auto"/>
        <w:bottom w:val="none" w:sz="0" w:space="0" w:color="auto"/>
        <w:right w:val="none" w:sz="0" w:space="0" w:color="auto"/>
      </w:divBdr>
    </w:div>
    <w:div w:id="182485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A3903-4B1D-B24C-A340-B3CFD778D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6</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Tilborg, Derek van</dc:creator>
  <cp:keywords/>
  <dc:description/>
  <cp:lastModifiedBy>Tilborg, Derek van</cp:lastModifiedBy>
  <cp:revision>6</cp:revision>
  <dcterms:created xsi:type="dcterms:W3CDTF">2025-02-14T15:44:00Z</dcterms:created>
  <dcterms:modified xsi:type="dcterms:W3CDTF">2025-02-18T08:14:00Z</dcterms:modified>
</cp:coreProperties>
</file>